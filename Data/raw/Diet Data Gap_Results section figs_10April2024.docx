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D92F1F" w14:textId="5B0175BB" w:rsidR="0054442C" w:rsidRPr="0054442C" w:rsidRDefault="0054442C" w:rsidP="0054442C">
      <w:pPr>
        <w:pStyle w:val="NoSpacing"/>
        <w:spacing w:line="480" w:lineRule="auto"/>
        <w:ind w:firstLine="720"/>
        <w:rPr>
          <w:rFonts w:ascii="Times New Roman" w:hAnsi="Times New Roman" w:cs="Times New Roman"/>
        </w:rPr>
      </w:pPr>
      <w:r w:rsidRPr="0054442C">
        <w:rPr>
          <w:rFonts w:ascii="Times New Roman" w:hAnsi="Times New Roman" w:cs="Times New Roman"/>
        </w:rPr>
        <w:t xml:space="preserve">In 2021-2023, the DQQ was implemented in the Gallup World Poll to collect nationally representative diet quality data in 85 countries. These data were collected among a sample of </w:t>
      </w:r>
      <w:ins w:id="0" w:author="Ty Beal" w:date="2024-03-27T14:56:00Z">
        <w:r w:rsidR="0060792C">
          <w:rPr>
            <w:rFonts w:ascii="Times New Roman" w:hAnsi="Times New Roman" w:cs="Times New Roman"/>
          </w:rPr>
          <w:t>~</w:t>
        </w:r>
      </w:ins>
      <w:r w:rsidRPr="0054442C">
        <w:rPr>
          <w:rFonts w:ascii="Times New Roman" w:hAnsi="Times New Roman" w:cs="Times New Roman"/>
        </w:rPr>
        <w:t>1,000</w:t>
      </w:r>
      <w:ins w:id="1" w:author="Ty Beal" w:date="2024-03-27T14:56:00Z">
        <w:r w:rsidR="0060792C">
          <w:rPr>
            <w:rFonts w:ascii="Times New Roman" w:hAnsi="Times New Roman" w:cs="Times New Roman"/>
          </w:rPr>
          <w:t>–3,500</w:t>
        </w:r>
      </w:ins>
      <w:r w:rsidRPr="0054442C">
        <w:rPr>
          <w:rFonts w:ascii="Times New Roman" w:hAnsi="Times New Roman" w:cs="Times New Roman"/>
        </w:rPr>
        <w:t xml:space="preserve"> people per country, aged 15 years and older, and </w:t>
      </w:r>
      <w:commentRangeStart w:id="2"/>
      <w:r w:rsidRPr="0054442C">
        <w:rPr>
          <w:rFonts w:ascii="Times New Roman" w:hAnsi="Times New Roman" w:cs="Times New Roman"/>
        </w:rPr>
        <w:t>were analyzed by gender and urban/rural status</w:t>
      </w:r>
      <w:commentRangeEnd w:id="2"/>
      <w:r w:rsidR="0060792C">
        <w:rPr>
          <w:rStyle w:val="CommentReference"/>
        </w:rPr>
        <w:commentReference w:id="2"/>
      </w:r>
      <w:r w:rsidRPr="0054442C">
        <w:rPr>
          <w:rFonts w:ascii="Times New Roman" w:hAnsi="Times New Roman" w:cs="Times New Roman"/>
        </w:rPr>
        <w:t>. We describe these results, with a view toward scaled global coverage in the future. Data collection is underway in an additional 8 countries, which will be available in 2025.</w:t>
      </w:r>
    </w:p>
    <w:p w14:paraId="4F02BB0F" w14:textId="77777777" w:rsidR="00EF58F2" w:rsidRDefault="00EF58F2" w:rsidP="0054442C">
      <w:pPr>
        <w:rPr>
          <w:rFonts w:ascii="Times New Roman" w:hAnsi="Times New Roman" w:cs="Times New Roman"/>
          <w:b/>
          <w:bCs/>
        </w:rPr>
      </w:pPr>
    </w:p>
    <w:p w14:paraId="4B74BD4D" w14:textId="56C939E3" w:rsidR="00CE744F" w:rsidRDefault="00CE744F" w:rsidP="0054442C">
      <w:pPr>
        <w:rPr>
          <w:rFonts w:ascii="Times New Roman" w:hAnsi="Times New Roman" w:cs="Times New Roman"/>
          <w:b/>
          <w:bCs/>
        </w:rPr>
      </w:pPr>
      <w:r>
        <w:rPr>
          <w:rFonts w:ascii="Times New Roman" w:hAnsi="Times New Roman" w:cs="Times New Roman"/>
          <w:b/>
          <w:bCs/>
        </w:rPr>
        <w:t>Results</w:t>
      </w:r>
    </w:p>
    <w:p w14:paraId="419D181D" w14:textId="77777777" w:rsidR="00EF58F2" w:rsidRDefault="00EF58F2" w:rsidP="0054442C">
      <w:pPr>
        <w:rPr>
          <w:rFonts w:ascii="Times New Roman" w:hAnsi="Times New Roman" w:cs="Times New Roman"/>
          <w:b/>
          <w:bCs/>
        </w:rPr>
      </w:pPr>
    </w:p>
    <w:p w14:paraId="2976D8C4" w14:textId="4A619C38" w:rsidR="0054442C" w:rsidRPr="0054442C" w:rsidDel="0060792C" w:rsidRDefault="0054442C" w:rsidP="0054442C">
      <w:pPr>
        <w:rPr>
          <w:moveFrom w:id="3" w:author="Ty Beal" w:date="2024-03-27T15:00:00Z"/>
          <w:rFonts w:ascii="Times New Roman" w:hAnsi="Times New Roman" w:cs="Times New Roman"/>
          <w:b/>
          <w:bCs/>
        </w:rPr>
      </w:pPr>
      <w:moveFromRangeStart w:id="4" w:author="Ty Beal" w:date="2024-03-27T15:00:00Z" w:name="move162444026"/>
      <w:moveFrom w:id="5" w:author="Ty Beal" w:date="2024-03-27T15:00:00Z">
        <w:r w:rsidRPr="0054442C" w:rsidDel="0060792C">
          <w:rPr>
            <w:rFonts w:ascii="Times New Roman" w:hAnsi="Times New Roman" w:cs="Times New Roman"/>
            <w:b/>
            <w:bCs/>
          </w:rPr>
          <w:t>Fig 1. MDD-W across countries</w:t>
        </w:r>
      </w:moveFrom>
    </w:p>
    <w:moveFromRangeEnd w:id="4"/>
    <w:p w14:paraId="25ED6515" w14:textId="7AA545EC" w:rsidR="0054442C" w:rsidDel="0087363C" w:rsidRDefault="0054442C" w:rsidP="0054442C">
      <w:pPr>
        <w:rPr>
          <w:del w:id="6" w:author="Ty Beal" w:date="2024-03-27T15:03:00Z"/>
          <w:rFonts w:ascii="Times New Roman" w:hAnsi="Times New Roman" w:cs="Times New Roman"/>
        </w:rPr>
      </w:pPr>
      <w:del w:id="7" w:author="Ty Beal" w:date="2024-03-27T15:03:00Z">
        <w:r w:rsidDel="0087363C">
          <w:rPr>
            <w:rFonts w:ascii="Times New Roman" w:hAnsi="Times New Roman" w:cs="Times New Roman"/>
          </w:rPr>
          <w:delText>Map</w:delText>
        </w:r>
      </w:del>
    </w:p>
    <w:p w14:paraId="792CB0AC" w14:textId="70A448A1" w:rsidR="00214DC9" w:rsidRPr="0054442C" w:rsidDel="0087363C" w:rsidRDefault="0054442C" w:rsidP="0054442C">
      <w:pPr>
        <w:rPr>
          <w:del w:id="8" w:author="Ty Beal" w:date="2024-03-27T15:03:00Z"/>
          <w:rFonts w:ascii="Times New Roman" w:hAnsi="Times New Roman" w:cs="Times New Roman"/>
        </w:rPr>
      </w:pPr>
      <w:del w:id="9" w:author="Ty Beal" w:date="2024-03-27T15:03:00Z">
        <w:r w:rsidRPr="0054442C" w:rsidDel="0087363C">
          <w:rPr>
            <w:rFonts w:ascii="Times New Roman" w:hAnsi="Times New Roman" w:cs="Times New Roman"/>
          </w:rPr>
          <w:delText>shows gap being filled by a widely accepted indicator – this sample map shows 85 countries</w:delText>
        </w:r>
      </w:del>
    </w:p>
    <w:p w14:paraId="303E54B5" w14:textId="0DDC0FFD" w:rsidR="0054442C" w:rsidRPr="0054442C" w:rsidRDefault="0054442C" w:rsidP="0054442C">
      <w:pPr>
        <w:rPr>
          <w:rFonts w:ascii="Times New Roman" w:hAnsi="Times New Roman" w:cs="Times New Roman"/>
        </w:rPr>
      </w:pPr>
      <w:del w:id="10" w:author="Ty Beal" w:date="2024-03-27T15:04:00Z">
        <w:r w:rsidRPr="0054442C" w:rsidDel="001C174C">
          <w:rPr>
            <w:rFonts w:ascii="Times New Roman" w:hAnsi="Times New Roman" w:cs="Times New Roman"/>
            <w:noProof/>
          </w:rPr>
          <w:drawing>
            <wp:inline distT="0" distB="0" distL="0" distR="0" wp14:anchorId="75759A66" wp14:editId="4E5E2836">
              <wp:extent cx="5943600" cy="2548647"/>
              <wp:effectExtent l="0" t="0" r="0" b="4445"/>
              <wp:docPr id="543888653"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88653" name="Picture 2" descr="A map of the world&#10;&#10;Description automatically generated"/>
                      <pic:cNvPicPr/>
                    </pic:nvPicPr>
                    <pic:blipFill rotWithShape="1">
                      <a:blip r:embed="rId9" cstate="print">
                        <a:extLst>
                          <a:ext uri="{28A0092B-C50C-407E-A947-70E740481C1C}">
                            <a14:useLocalDpi xmlns:a14="http://schemas.microsoft.com/office/drawing/2010/main" val="0"/>
                          </a:ext>
                        </a:extLst>
                      </a:blip>
                      <a:srcRect b="14840"/>
                      <a:stretch/>
                    </pic:blipFill>
                    <pic:spPr bwMode="auto">
                      <a:xfrm>
                        <a:off x="0" y="0"/>
                        <a:ext cx="5943600" cy="2548647"/>
                      </a:xfrm>
                      <a:prstGeom prst="rect">
                        <a:avLst/>
                      </a:prstGeom>
                      <a:ln>
                        <a:noFill/>
                      </a:ln>
                      <a:extLst>
                        <a:ext uri="{53640926-AAD7-44D8-BBD7-CCE9431645EC}">
                          <a14:shadowObscured xmlns:a14="http://schemas.microsoft.com/office/drawing/2010/main"/>
                        </a:ext>
                      </a:extLst>
                    </pic:spPr>
                  </pic:pic>
                </a:graphicData>
              </a:graphic>
            </wp:inline>
          </w:drawing>
        </w:r>
      </w:del>
    </w:p>
    <w:p w14:paraId="62446311" w14:textId="480A9911" w:rsidR="0054442C" w:rsidRPr="0054442C" w:rsidRDefault="001C174C" w:rsidP="0054442C">
      <w:pPr>
        <w:rPr>
          <w:rFonts w:ascii="Times New Roman" w:hAnsi="Times New Roman" w:cs="Times New Roman"/>
        </w:rPr>
      </w:pPr>
      <w:commentRangeStart w:id="11"/>
      <w:ins w:id="12" w:author="Ty Beal" w:date="2024-03-27T15:04:00Z">
        <w:r>
          <w:rPr>
            <w:rFonts w:ascii="Times New Roman" w:hAnsi="Times New Roman" w:cs="Times New Roman"/>
            <w:noProof/>
            <w14:ligatures w14:val="standardContextual"/>
          </w:rPr>
          <w:drawing>
            <wp:inline distT="0" distB="0" distL="0" distR="0" wp14:anchorId="599EFD43" wp14:editId="7C04CFB0">
              <wp:extent cx="5943600" cy="2766060"/>
              <wp:effectExtent l="0" t="0" r="0" b="2540"/>
              <wp:docPr id="1947395269"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395269" name="Picture 1" descr="A map of the worl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6060"/>
                      </a:xfrm>
                      <a:prstGeom prst="rect">
                        <a:avLst/>
                      </a:prstGeom>
                    </pic:spPr>
                  </pic:pic>
                </a:graphicData>
              </a:graphic>
            </wp:inline>
          </w:drawing>
        </w:r>
        <w:commentRangeEnd w:id="11"/>
        <w:r>
          <w:rPr>
            <w:rStyle w:val="CommentReference"/>
          </w:rPr>
          <w:commentReference w:id="11"/>
        </w:r>
      </w:ins>
    </w:p>
    <w:p w14:paraId="74996FAB" w14:textId="035822E2" w:rsidR="0054442C" w:rsidRPr="0060792C" w:rsidRDefault="0060792C" w:rsidP="0060792C">
      <w:pPr>
        <w:rPr>
          <w:rFonts w:ascii="Times New Roman" w:hAnsi="Times New Roman" w:cs="Times New Roman"/>
          <w:b/>
          <w:bCs/>
          <w:rPrChange w:id="13" w:author="Ty Beal" w:date="2024-03-27T15:00:00Z">
            <w:rPr>
              <w:rFonts w:ascii="Times New Roman" w:hAnsi="Times New Roman" w:cs="Times New Roman"/>
            </w:rPr>
          </w:rPrChange>
        </w:rPr>
      </w:pPr>
      <w:moveToRangeStart w:id="14" w:author="Ty Beal" w:date="2024-03-27T15:00:00Z" w:name="move162444026"/>
      <w:ins w:id="15" w:author="Ty Beal" w:date="2024-03-27T15:00:00Z">
        <w:r w:rsidRPr="0060792C">
          <w:rPr>
            <w:rFonts w:ascii="Times New Roman" w:hAnsi="Times New Roman" w:cs="Times New Roman"/>
            <w:b/>
            <w:bCs/>
          </w:rPr>
          <w:t>Fig</w:t>
        </w:r>
        <w:r>
          <w:rPr>
            <w:rFonts w:ascii="Times New Roman" w:hAnsi="Times New Roman" w:cs="Times New Roman"/>
            <w:b/>
            <w:bCs/>
          </w:rPr>
          <w:t>.</w:t>
        </w:r>
        <w:r w:rsidRPr="0060792C">
          <w:rPr>
            <w:rFonts w:ascii="Times New Roman" w:hAnsi="Times New Roman" w:cs="Times New Roman"/>
            <w:b/>
            <w:bCs/>
          </w:rPr>
          <w:t xml:space="preserve"> 1</w:t>
        </w:r>
      </w:ins>
      <w:ins w:id="16" w:author="Ty Beal" w:date="2024-03-27T15:06:00Z">
        <w:r w:rsidR="00F9648A">
          <w:rPr>
            <w:rFonts w:ascii="Times New Roman" w:hAnsi="Times New Roman" w:cs="Times New Roman"/>
            <w:b/>
            <w:bCs/>
          </w:rPr>
          <w:t xml:space="preserve"> |</w:t>
        </w:r>
      </w:ins>
      <w:ins w:id="17" w:author="Ty Beal" w:date="2024-03-27T15:00:00Z">
        <w:r w:rsidRPr="0060792C">
          <w:rPr>
            <w:rFonts w:ascii="Times New Roman" w:hAnsi="Times New Roman" w:cs="Times New Roman"/>
            <w:b/>
            <w:bCs/>
          </w:rPr>
          <w:t xml:space="preserve"> M</w:t>
        </w:r>
        <w:moveToRangeEnd w:id="14"/>
        <w:r>
          <w:rPr>
            <w:rFonts w:ascii="Times New Roman" w:hAnsi="Times New Roman" w:cs="Times New Roman"/>
            <w:b/>
            <w:bCs/>
          </w:rPr>
          <w:t xml:space="preserve">inimum dietary diversity for women aged 15–49 years. </w:t>
        </w:r>
        <w:r w:rsidRPr="0060792C">
          <w:rPr>
            <w:rFonts w:ascii="Times New Roman" w:hAnsi="Times New Roman" w:cs="Times New Roman"/>
            <w:rPrChange w:id="18" w:author="Ty Beal" w:date="2024-03-27T15:03:00Z">
              <w:rPr>
                <w:rFonts w:ascii="Times New Roman" w:hAnsi="Times New Roman" w:cs="Times New Roman"/>
                <w:b/>
                <w:bCs/>
              </w:rPr>
            </w:rPrChange>
          </w:rPr>
          <w:t xml:space="preserve">Data </w:t>
        </w:r>
      </w:ins>
      <w:ins w:id="19" w:author="Ty Beal" w:date="2024-03-27T15:02:00Z">
        <w:r w:rsidRPr="0060792C">
          <w:rPr>
            <w:rFonts w:ascii="Times New Roman" w:hAnsi="Times New Roman" w:cs="Times New Roman"/>
            <w:rPrChange w:id="20" w:author="Ty Beal" w:date="2024-03-27T15:03:00Z">
              <w:rPr>
                <w:rFonts w:ascii="Times New Roman" w:hAnsi="Times New Roman" w:cs="Times New Roman"/>
                <w:b/>
                <w:bCs/>
              </w:rPr>
            </w:rPrChange>
          </w:rPr>
          <w:t>are from the</w:t>
        </w:r>
      </w:ins>
      <w:ins w:id="21" w:author="Ty Beal" w:date="2024-03-27T15:04:00Z">
        <w:r w:rsidR="001C174C">
          <w:rPr>
            <w:rFonts w:ascii="Times New Roman" w:hAnsi="Times New Roman" w:cs="Times New Roman"/>
          </w:rPr>
          <w:t xml:space="preserve"> Diet </w:t>
        </w:r>
      </w:ins>
      <w:ins w:id="22" w:author="Ty Beal" w:date="2024-03-27T15:05:00Z">
        <w:r w:rsidR="001C174C">
          <w:rPr>
            <w:rFonts w:ascii="Times New Roman" w:hAnsi="Times New Roman" w:cs="Times New Roman"/>
          </w:rPr>
          <w:t>Quality</w:t>
        </w:r>
      </w:ins>
      <w:ins w:id="23" w:author="Ty Beal" w:date="2024-03-27T15:04:00Z">
        <w:r w:rsidR="001C174C">
          <w:rPr>
            <w:rFonts w:ascii="Times New Roman" w:hAnsi="Times New Roman" w:cs="Times New Roman"/>
          </w:rPr>
          <w:t xml:space="preserve"> Question</w:t>
        </w:r>
      </w:ins>
      <w:ins w:id="24" w:author="Ty Beal" w:date="2024-03-27T15:05:00Z">
        <w:r w:rsidR="001C174C">
          <w:rPr>
            <w:rFonts w:ascii="Times New Roman" w:hAnsi="Times New Roman" w:cs="Times New Roman"/>
          </w:rPr>
          <w:t xml:space="preserve">naire </w:t>
        </w:r>
        <w:r w:rsidR="006F0849">
          <w:rPr>
            <w:rFonts w:ascii="Times New Roman" w:hAnsi="Times New Roman" w:cs="Times New Roman"/>
          </w:rPr>
          <w:t>in</w:t>
        </w:r>
        <w:r w:rsidR="001C174C">
          <w:rPr>
            <w:rFonts w:ascii="Times New Roman" w:hAnsi="Times New Roman" w:cs="Times New Roman"/>
          </w:rPr>
          <w:t xml:space="preserve"> the</w:t>
        </w:r>
      </w:ins>
      <w:ins w:id="25" w:author="Ty Beal" w:date="2024-03-27T15:02:00Z">
        <w:r w:rsidRPr="0060792C">
          <w:rPr>
            <w:rFonts w:ascii="Times New Roman" w:hAnsi="Times New Roman" w:cs="Times New Roman"/>
            <w:rPrChange w:id="26" w:author="Ty Beal" w:date="2024-03-27T15:03:00Z">
              <w:rPr>
                <w:rFonts w:ascii="Times New Roman" w:hAnsi="Times New Roman" w:cs="Times New Roman"/>
                <w:b/>
                <w:bCs/>
              </w:rPr>
            </w:rPrChange>
          </w:rPr>
          <w:t xml:space="preserve"> 2021–2023 Gallup World Poll</w:t>
        </w:r>
      </w:ins>
      <w:ins w:id="27" w:author="Ty Beal" w:date="2024-03-27T15:01:00Z">
        <w:r w:rsidRPr="0060792C">
          <w:rPr>
            <w:rFonts w:ascii="Times New Roman" w:hAnsi="Times New Roman" w:cs="Times New Roman"/>
            <w:rPrChange w:id="28" w:author="Ty Beal" w:date="2024-03-27T15:03:00Z">
              <w:rPr>
                <w:rFonts w:ascii="Times New Roman" w:hAnsi="Times New Roman" w:cs="Times New Roman"/>
                <w:b/>
                <w:bCs/>
              </w:rPr>
            </w:rPrChange>
          </w:rPr>
          <w:t>.</w:t>
        </w:r>
      </w:ins>
      <w:ins w:id="29" w:author="Ty Beal" w:date="2024-03-27T15:02:00Z">
        <w:r w:rsidRPr="0060792C">
          <w:rPr>
            <w:rFonts w:ascii="Times New Roman" w:hAnsi="Times New Roman" w:cs="Times New Roman"/>
            <w:rPrChange w:id="30" w:author="Ty Beal" w:date="2024-03-27T15:03:00Z">
              <w:rPr>
                <w:rFonts w:ascii="Times New Roman" w:hAnsi="Times New Roman" w:cs="Times New Roman"/>
                <w:b/>
                <w:bCs/>
              </w:rPr>
            </w:rPrChange>
          </w:rPr>
          <w:t xml:space="preserve"> The season in which the data were collected varied across countries, so differences between countries may be due in part to differences in season.</w:t>
        </w:r>
      </w:ins>
    </w:p>
    <w:p w14:paraId="4C512E6E" w14:textId="1C8C4237" w:rsidR="0054442C" w:rsidRDefault="0054442C">
      <w:pPr>
        <w:rPr>
          <w:rFonts w:ascii="Times New Roman" w:hAnsi="Times New Roman" w:cs="Times New Roman"/>
        </w:rPr>
      </w:pPr>
    </w:p>
    <w:p w14:paraId="0E8C91FB" w14:textId="71BC6AFD" w:rsidR="0054442C" w:rsidRDefault="00622E78">
      <w:pPr>
        <w:jc w:val="center"/>
        <w:rPr>
          <w:rFonts w:ascii="Times New Roman" w:hAnsi="Times New Roman" w:cs="Times New Roman"/>
          <w:b/>
          <w:bCs/>
        </w:rPr>
        <w:pPrChange w:id="31" w:author="Ty Beal" w:date="2024-03-27T15:12:00Z">
          <w:pPr/>
        </w:pPrChange>
      </w:pPr>
      <w:commentRangeStart w:id="32"/>
      <w:ins w:id="33" w:author="Ty Beal" w:date="2024-03-27T15:11:00Z">
        <w:r>
          <w:rPr>
            <w:rFonts w:ascii="Times New Roman" w:hAnsi="Times New Roman" w:cs="Times New Roman"/>
            <w:b/>
            <w:bCs/>
            <w:noProof/>
            <w14:ligatures w14:val="standardContextual"/>
          </w:rPr>
          <w:lastRenderedPageBreak/>
          <w:drawing>
            <wp:inline distT="0" distB="0" distL="0" distR="0" wp14:anchorId="64614EBD" wp14:editId="0254CEA9">
              <wp:extent cx="3963035" cy="6936058"/>
              <wp:effectExtent l="0" t="0" r="0" b="0"/>
              <wp:docPr id="1971385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85198" name="Picture 3"/>
                      <pic:cNvPicPr/>
                    </pic:nvPicPr>
                    <pic:blipFill>
                      <a:blip r:embed="rId11">
                        <a:extLst>
                          <a:ext uri="{28A0092B-C50C-407E-A947-70E740481C1C}">
                            <a14:useLocalDpi xmlns:a14="http://schemas.microsoft.com/office/drawing/2010/main" val="0"/>
                          </a:ext>
                        </a:extLst>
                      </a:blip>
                      <a:srcRect t="1304" b="1304"/>
                      <a:stretch>
                        <a:fillRect/>
                      </a:stretch>
                    </pic:blipFill>
                    <pic:spPr bwMode="auto">
                      <a:xfrm>
                        <a:off x="0" y="0"/>
                        <a:ext cx="3963035" cy="6936058"/>
                      </a:xfrm>
                      <a:prstGeom prst="rect">
                        <a:avLst/>
                      </a:prstGeom>
                      <a:ln>
                        <a:noFill/>
                      </a:ln>
                      <a:extLst>
                        <a:ext uri="{53640926-AAD7-44D8-BBD7-CCE9431645EC}">
                          <a14:shadowObscured xmlns:a14="http://schemas.microsoft.com/office/drawing/2010/main"/>
                        </a:ext>
                      </a:extLst>
                    </pic:spPr>
                  </pic:pic>
                </a:graphicData>
              </a:graphic>
            </wp:inline>
          </w:drawing>
        </w:r>
      </w:ins>
      <w:commentRangeEnd w:id="32"/>
      <w:ins w:id="34" w:author="Ty Beal" w:date="2024-03-27T15:13:00Z">
        <w:r w:rsidR="00A5132D">
          <w:rPr>
            <w:rStyle w:val="CommentReference"/>
          </w:rPr>
          <w:commentReference w:id="32"/>
        </w:r>
      </w:ins>
      <w:r w:rsidR="0054442C">
        <w:rPr>
          <w:rFonts w:ascii="Times New Roman" w:hAnsi="Times New Roman" w:cs="Times New Roman"/>
          <w:b/>
          <w:bCs/>
        </w:rPr>
        <w:br w:type="page"/>
      </w:r>
    </w:p>
    <w:p w14:paraId="7B386FCC" w14:textId="1FD404AA" w:rsidR="00F9648A" w:rsidRPr="008F484A" w:rsidDel="00F065FD" w:rsidRDefault="0054442C" w:rsidP="0054442C">
      <w:pPr>
        <w:rPr>
          <w:del w:id="35" w:author="Ty Beal" w:date="2024-03-27T15:13:00Z"/>
          <w:rFonts w:ascii="Times New Roman" w:hAnsi="Times New Roman" w:cs="Times New Roman"/>
          <w:b/>
          <w:bCs/>
        </w:rPr>
      </w:pPr>
      <w:r w:rsidRPr="0054442C">
        <w:rPr>
          <w:rFonts w:ascii="Times New Roman" w:hAnsi="Times New Roman" w:cs="Times New Roman"/>
          <w:b/>
          <w:bCs/>
        </w:rPr>
        <w:lastRenderedPageBreak/>
        <w:t>Fig</w:t>
      </w:r>
      <w:ins w:id="36" w:author="Ty Beal" w:date="2024-03-27T15:06:00Z">
        <w:r w:rsidR="00F9648A">
          <w:rPr>
            <w:rFonts w:ascii="Times New Roman" w:hAnsi="Times New Roman" w:cs="Times New Roman"/>
            <w:b/>
            <w:bCs/>
          </w:rPr>
          <w:t>.</w:t>
        </w:r>
      </w:ins>
      <w:r w:rsidRPr="0054442C">
        <w:rPr>
          <w:rFonts w:ascii="Times New Roman" w:hAnsi="Times New Roman" w:cs="Times New Roman"/>
          <w:b/>
          <w:bCs/>
        </w:rPr>
        <w:t xml:space="preserve"> 2</w:t>
      </w:r>
      <w:ins w:id="37" w:author="Ty Beal" w:date="2024-03-27T15:06:00Z">
        <w:r w:rsidR="00F9648A">
          <w:rPr>
            <w:rFonts w:ascii="Times New Roman" w:hAnsi="Times New Roman" w:cs="Times New Roman"/>
            <w:b/>
            <w:bCs/>
          </w:rPr>
          <w:t xml:space="preserve"> |</w:t>
        </w:r>
      </w:ins>
      <w:del w:id="38" w:author="Ty Beal" w:date="2024-03-27T15:06:00Z">
        <w:r w:rsidRPr="0054442C" w:rsidDel="00F9648A">
          <w:rPr>
            <w:rFonts w:ascii="Times New Roman" w:hAnsi="Times New Roman" w:cs="Times New Roman"/>
            <w:b/>
            <w:bCs/>
          </w:rPr>
          <w:delText>.</w:delText>
        </w:r>
      </w:del>
      <w:r w:rsidRPr="0054442C">
        <w:rPr>
          <w:rFonts w:ascii="Times New Roman" w:hAnsi="Times New Roman" w:cs="Times New Roman"/>
          <w:b/>
          <w:bCs/>
        </w:rPr>
        <w:t xml:space="preserve"> Urban</w:t>
      </w:r>
      <w:ins w:id="39" w:author="Ty Beal" w:date="2024-03-27T15:08:00Z">
        <w:r w:rsidR="00F9648A">
          <w:rPr>
            <w:rFonts w:ascii="Times New Roman" w:hAnsi="Times New Roman" w:cs="Times New Roman"/>
            <w:b/>
            <w:bCs/>
          </w:rPr>
          <w:t>-</w:t>
        </w:r>
      </w:ins>
      <w:del w:id="40" w:author="Ty Beal" w:date="2024-03-27T15:07:00Z">
        <w:r w:rsidRPr="0054442C" w:rsidDel="00F9648A">
          <w:rPr>
            <w:rFonts w:ascii="Times New Roman" w:hAnsi="Times New Roman" w:cs="Times New Roman"/>
            <w:b/>
            <w:bCs/>
          </w:rPr>
          <w:delText>/</w:delText>
        </w:r>
      </w:del>
      <w:r w:rsidRPr="0054442C">
        <w:rPr>
          <w:rFonts w:ascii="Times New Roman" w:hAnsi="Times New Roman" w:cs="Times New Roman"/>
          <w:b/>
          <w:bCs/>
        </w:rPr>
        <w:t>Rural differences in NCD-Risk</w:t>
      </w:r>
      <w:ins w:id="41" w:author="Ty Beal" w:date="2024-03-27T15:09:00Z">
        <w:r w:rsidR="00C66030">
          <w:rPr>
            <w:rFonts w:ascii="Times New Roman" w:hAnsi="Times New Roman" w:cs="Times New Roman"/>
            <w:b/>
            <w:bCs/>
          </w:rPr>
          <w:t xml:space="preserve"> among adults aged ≥ 15 years</w:t>
        </w:r>
      </w:ins>
      <w:ins w:id="42" w:author="Ty Beal" w:date="2024-03-27T15:08:00Z">
        <w:r w:rsidR="00F9648A">
          <w:rPr>
            <w:rFonts w:ascii="Times New Roman" w:hAnsi="Times New Roman" w:cs="Times New Roman"/>
            <w:b/>
            <w:bCs/>
          </w:rPr>
          <w:t xml:space="preserve">. </w:t>
        </w:r>
      </w:ins>
      <w:ins w:id="43" w:author="Ty Beal" w:date="2024-03-27T15:10:00Z">
        <w:r w:rsidR="00C66030" w:rsidRPr="007D007A">
          <w:rPr>
            <w:rFonts w:ascii="Times New Roman" w:hAnsi="Times New Roman" w:cs="Times New Roman"/>
          </w:rPr>
          <w:t>Data are from the</w:t>
        </w:r>
        <w:r w:rsidR="00C66030">
          <w:rPr>
            <w:rFonts w:ascii="Times New Roman" w:hAnsi="Times New Roman" w:cs="Times New Roman"/>
          </w:rPr>
          <w:t xml:space="preserve"> Diet Quality Questionnaire in the</w:t>
        </w:r>
        <w:r w:rsidR="00C66030" w:rsidRPr="007D007A">
          <w:rPr>
            <w:rFonts w:ascii="Times New Roman" w:hAnsi="Times New Roman" w:cs="Times New Roman"/>
          </w:rPr>
          <w:t xml:space="preserve"> 2021–2023 Gallup World Poll. </w:t>
        </w:r>
        <w:r w:rsidR="00880E2B" w:rsidRPr="00880E2B">
          <w:rPr>
            <w:rFonts w:ascii="Times New Roman" w:hAnsi="Times New Roman" w:cs="Times New Roman"/>
          </w:rPr>
          <w:t>Light blue and dark blue bars indicate significant differences at p &lt; 0.05 using a two-sample t-test. Assignment as an urban or rural locality was based on harmonized categories from the European Commission (</w:t>
        </w:r>
        <w:r w:rsidR="00880E2B">
          <w:rPr>
            <w:rFonts w:ascii="Times New Roman" w:hAnsi="Times New Roman" w:cs="Times New Roman"/>
          </w:rPr>
          <w:t>XX</w:t>
        </w:r>
        <w:r w:rsidR="00880E2B" w:rsidRPr="00880E2B">
          <w:rPr>
            <w:rFonts w:ascii="Times New Roman" w:hAnsi="Times New Roman" w:cs="Times New Roman"/>
          </w:rPr>
          <w:t xml:space="preserve"> countries) when available and on self-report otherwise (</w:t>
        </w:r>
        <w:r w:rsidR="00880E2B">
          <w:rPr>
            <w:rFonts w:ascii="Times New Roman" w:hAnsi="Times New Roman" w:cs="Times New Roman"/>
          </w:rPr>
          <w:t>XX</w:t>
        </w:r>
        <w:r w:rsidR="00880E2B" w:rsidRPr="00880E2B">
          <w:rPr>
            <w:rFonts w:ascii="Times New Roman" w:hAnsi="Times New Roman" w:cs="Times New Roman"/>
          </w:rPr>
          <w:t xml:space="preserve"> countries).</w:t>
        </w:r>
      </w:ins>
    </w:p>
    <w:p w14:paraId="531E0341" w14:textId="0D98AD10" w:rsidR="0054442C" w:rsidDel="00F065FD" w:rsidRDefault="0054442C" w:rsidP="0054442C">
      <w:pPr>
        <w:rPr>
          <w:del w:id="44" w:author="Ty Beal" w:date="2024-03-27T15:13:00Z"/>
          <w:rFonts w:ascii="Times New Roman" w:hAnsi="Times New Roman" w:cs="Times New Roman"/>
        </w:rPr>
      </w:pPr>
      <w:del w:id="45" w:author="Ty Beal" w:date="2024-03-27T15:13:00Z">
        <w:r w:rsidDel="00F065FD">
          <w:rPr>
            <w:rFonts w:ascii="Times New Roman" w:hAnsi="Times New Roman" w:cs="Times New Roman"/>
          </w:rPr>
          <w:delText>Bar chart in landscape</w:delText>
        </w:r>
      </w:del>
    </w:p>
    <w:p w14:paraId="7811ADC6" w14:textId="27A312DF" w:rsidR="0054442C" w:rsidDel="00F065FD" w:rsidRDefault="0054442C" w:rsidP="0054442C">
      <w:pPr>
        <w:rPr>
          <w:del w:id="46" w:author="Ty Beal" w:date="2024-03-27T15:13:00Z"/>
          <w:rFonts w:ascii="Times New Roman" w:hAnsi="Times New Roman" w:cs="Times New Roman"/>
        </w:rPr>
      </w:pPr>
      <w:del w:id="47" w:author="Ty Beal" w:date="2024-03-27T15:13:00Z">
        <w:r w:rsidDel="00F065FD">
          <w:rPr>
            <w:rFonts w:ascii="Times New Roman" w:hAnsi="Times New Roman" w:cs="Times New Roman"/>
          </w:rPr>
          <w:delText>Note: exclude countries where the rural sample is &lt;100</w:delText>
        </w:r>
      </w:del>
    </w:p>
    <w:p w14:paraId="400F4796" w14:textId="77777777" w:rsidR="0054442C" w:rsidRDefault="0054442C" w:rsidP="0054442C">
      <w:pPr>
        <w:rPr>
          <w:rFonts w:ascii="Times New Roman" w:hAnsi="Times New Roman" w:cs="Times New Roman"/>
        </w:rPr>
      </w:pPr>
    </w:p>
    <w:p w14:paraId="6DB793A1" w14:textId="77777777" w:rsidR="0054442C" w:rsidRDefault="0054442C" w:rsidP="0054442C">
      <w:pPr>
        <w:rPr>
          <w:rFonts w:ascii="Times New Roman" w:hAnsi="Times New Roman" w:cs="Times New Roman"/>
        </w:rPr>
      </w:pPr>
    </w:p>
    <w:p w14:paraId="4F9BEACE" w14:textId="77777777" w:rsidR="00DC1956" w:rsidRDefault="00DC1956" w:rsidP="0054442C">
      <w:pPr>
        <w:rPr>
          <w:rFonts w:ascii="Times New Roman" w:hAnsi="Times New Roman" w:cs="Times New Roman"/>
        </w:rPr>
      </w:pPr>
    </w:p>
    <w:p w14:paraId="2A62D213" w14:textId="77777777" w:rsidR="00DC1956" w:rsidRDefault="00DC1956" w:rsidP="0054442C">
      <w:pPr>
        <w:rPr>
          <w:rFonts w:ascii="Times New Roman" w:hAnsi="Times New Roman" w:cs="Times New Roman"/>
        </w:rPr>
      </w:pPr>
    </w:p>
    <w:p w14:paraId="2AC2468C" w14:textId="428F6C2B" w:rsidR="00DC1956" w:rsidRDefault="00A45102">
      <w:pPr>
        <w:jc w:val="center"/>
        <w:rPr>
          <w:rFonts w:ascii="Times New Roman" w:hAnsi="Times New Roman" w:cs="Times New Roman"/>
        </w:rPr>
        <w:pPrChange w:id="48" w:author="Ty Beal" w:date="2024-03-27T15:14:00Z">
          <w:pPr/>
        </w:pPrChange>
      </w:pPr>
      <w:commentRangeStart w:id="49"/>
      <w:ins w:id="50" w:author="Ty Beal" w:date="2024-03-27T15:14:00Z">
        <w:r>
          <w:rPr>
            <w:rFonts w:ascii="Times New Roman" w:hAnsi="Times New Roman" w:cs="Times New Roman"/>
            <w:noProof/>
            <w14:ligatures w14:val="standardContextual"/>
          </w:rPr>
          <w:drawing>
            <wp:inline distT="0" distB="0" distL="0" distR="0" wp14:anchorId="13358A9C" wp14:editId="7410169F">
              <wp:extent cx="3959146" cy="6674005"/>
              <wp:effectExtent l="0" t="0" r="3810" b="0"/>
              <wp:docPr id="1058422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22374" name="Picture 1058422374"/>
                      <pic:cNvPicPr/>
                    </pic:nvPicPr>
                    <pic:blipFill rotWithShape="1">
                      <a:blip r:embed="rId12">
                        <a:extLst>
                          <a:ext uri="{28A0092B-C50C-407E-A947-70E740481C1C}">
                            <a14:useLocalDpi xmlns:a14="http://schemas.microsoft.com/office/drawing/2010/main" val="0"/>
                          </a:ext>
                        </a:extLst>
                      </a:blip>
                      <a:srcRect b="10680"/>
                      <a:stretch/>
                    </pic:blipFill>
                    <pic:spPr bwMode="auto">
                      <a:xfrm>
                        <a:off x="0" y="0"/>
                        <a:ext cx="3959352" cy="6674352"/>
                      </a:xfrm>
                      <a:prstGeom prst="rect">
                        <a:avLst/>
                      </a:prstGeom>
                      <a:ln>
                        <a:noFill/>
                      </a:ln>
                      <a:extLst>
                        <a:ext uri="{53640926-AAD7-44D8-BBD7-CCE9431645EC}">
                          <a14:shadowObscured xmlns:a14="http://schemas.microsoft.com/office/drawing/2010/main"/>
                        </a:ext>
                      </a:extLst>
                    </pic:spPr>
                  </pic:pic>
                </a:graphicData>
              </a:graphic>
            </wp:inline>
          </w:drawing>
        </w:r>
      </w:ins>
      <w:commentRangeEnd w:id="49"/>
      <w:ins w:id="51" w:author="Ty Beal" w:date="2024-03-27T15:16:00Z">
        <w:r w:rsidR="008A4C27">
          <w:rPr>
            <w:rStyle w:val="CommentReference"/>
          </w:rPr>
          <w:commentReference w:id="49"/>
        </w:r>
      </w:ins>
    </w:p>
    <w:p w14:paraId="19F56B87" w14:textId="73BF3076" w:rsidR="0054442C" w:rsidRPr="000D29EB" w:rsidRDefault="0054442C" w:rsidP="0054442C">
      <w:pPr>
        <w:rPr>
          <w:rFonts w:ascii="Times New Roman" w:hAnsi="Times New Roman" w:cs="Times New Roman"/>
          <w:rPrChange w:id="52" w:author="Ty Beal" w:date="2024-03-27T15:14:00Z">
            <w:rPr>
              <w:rFonts w:ascii="Times New Roman" w:hAnsi="Times New Roman" w:cs="Times New Roman"/>
              <w:b/>
              <w:bCs/>
            </w:rPr>
          </w:rPrChange>
        </w:rPr>
      </w:pPr>
      <w:r w:rsidRPr="0054442C">
        <w:rPr>
          <w:rFonts w:ascii="Times New Roman" w:hAnsi="Times New Roman" w:cs="Times New Roman"/>
          <w:b/>
          <w:bCs/>
        </w:rPr>
        <w:lastRenderedPageBreak/>
        <w:t>Fig</w:t>
      </w:r>
      <w:ins w:id="53" w:author="Ty Beal" w:date="2024-03-27T15:16:00Z">
        <w:r w:rsidR="009A4D9B">
          <w:rPr>
            <w:rFonts w:ascii="Times New Roman" w:hAnsi="Times New Roman" w:cs="Times New Roman"/>
            <w:b/>
            <w:bCs/>
          </w:rPr>
          <w:t>.</w:t>
        </w:r>
      </w:ins>
      <w:r w:rsidRPr="0054442C">
        <w:rPr>
          <w:rFonts w:ascii="Times New Roman" w:hAnsi="Times New Roman" w:cs="Times New Roman"/>
          <w:b/>
          <w:bCs/>
        </w:rPr>
        <w:t xml:space="preserve"> 3</w:t>
      </w:r>
      <w:ins w:id="54" w:author="Ty Beal" w:date="2024-03-27T15:13:00Z">
        <w:r w:rsidR="00AC2691">
          <w:rPr>
            <w:rFonts w:ascii="Times New Roman" w:hAnsi="Times New Roman" w:cs="Times New Roman"/>
            <w:b/>
            <w:bCs/>
          </w:rPr>
          <w:t xml:space="preserve"> |</w:t>
        </w:r>
      </w:ins>
      <w:del w:id="55" w:author="Ty Beal" w:date="2024-03-27T15:13:00Z">
        <w:r w:rsidRPr="0054442C" w:rsidDel="00AC2691">
          <w:rPr>
            <w:rFonts w:ascii="Times New Roman" w:hAnsi="Times New Roman" w:cs="Times New Roman"/>
            <w:b/>
            <w:bCs/>
          </w:rPr>
          <w:delText>.</w:delText>
        </w:r>
      </w:del>
      <w:r w:rsidRPr="0054442C">
        <w:rPr>
          <w:rFonts w:ascii="Times New Roman" w:hAnsi="Times New Roman" w:cs="Times New Roman"/>
          <w:b/>
          <w:bCs/>
        </w:rPr>
        <w:t xml:space="preserve"> Gender differences in sugar-sweetened beverage consumption</w:t>
      </w:r>
      <w:ins w:id="56" w:author="Ty Beal" w:date="2024-03-27T15:14:00Z">
        <w:r w:rsidR="000D29EB">
          <w:rPr>
            <w:rFonts w:ascii="Times New Roman" w:hAnsi="Times New Roman" w:cs="Times New Roman"/>
            <w:b/>
            <w:bCs/>
          </w:rPr>
          <w:t xml:space="preserve"> </w:t>
        </w:r>
        <w:r w:rsidR="000D29EB" w:rsidRPr="000D29EB">
          <w:rPr>
            <w:rFonts w:ascii="Times New Roman" w:hAnsi="Times New Roman" w:cs="Times New Roman"/>
            <w:b/>
            <w:bCs/>
          </w:rPr>
          <w:t xml:space="preserve">among adults aged ≥ 15 years. </w:t>
        </w:r>
        <w:r w:rsidR="000D29EB" w:rsidRPr="000D29EB">
          <w:rPr>
            <w:rFonts w:ascii="Times New Roman" w:hAnsi="Times New Roman" w:cs="Times New Roman"/>
            <w:rPrChange w:id="57" w:author="Ty Beal" w:date="2024-03-27T15:14:00Z">
              <w:rPr>
                <w:rFonts w:ascii="Times New Roman" w:hAnsi="Times New Roman" w:cs="Times New Roman"/>
                <w:b/>
                <w:bCs/>
              </w:rPr>
            </w:rPrChange>
          </w:rPr>
          <w:t xml:space="preserve">Data are from the Diet Quality Questionnaire in the 2021–2023 Gallup World Poll. </w:t>
        </w:r>
      </w:ins>
      <w:ins w:id="58" w:author="Ty Beal" w:date="2024-03-27T15:15:00Z">
        <w:r w:rsidR="002123B0">
          <w:rPr>
            <w:rFonts w:ascii="Times New Roman" w:hAnsi="Times New Roman" w:cs="Times New Roman"/>
          </w:rPr>
          <w:t>Maroon</w:t>
        </w:r>
      </w:ins>
      <w:ins w:id="59" w:author="Ty Beal" w:date="2024-03-27T15:14:00Z">
        <w:r w:rsidR="000D29EB" w:rsidRPr="000D29EB">
          <w:rPr>
            <w:rFonts w:ascii="Times New Roman" w:hAnsi="Times New Roman" w:cs="Times New Roman"/>
            <w:rPrChange w:id="60" w:author="Ty Beal" w:date="2024-03-27T15:14:00Z">
              <w:rPr>
                <w:rFonts w:ascii="Times New Roman" w:hAnsi="Times New Roman" w:cs="Times New Roman"/>
                <w:b/>
                <w:bCs/>
              </w:rPr>
            </w:rPrChange>
          </w:rPr>
          <w:t xml:space="preserve"> and </w:t>
        </w:r>
      </w:ins>
      <w:ins w:id="61" w:author="Ty Beal" w:date="2024-03-27T15:15:00Z">
        <w:r w:rsidR="002123B0">
          <w:rPr>
            <w:rFonts w:ascii="Times New Roman" w:hAnsi="Times New Roman" w:cs="Times New Roman"/>
          </w:rPr>
          <w:t>purple</w:t>
        </w:r>
      </w:ins>
      <w:ins w:id="62" w:author="Ty Beal" w:date="2024-03-27T15:14:00Z">
        <w:r w:rsidR="000D29EB" w:rsidRPr="000D29EB">
          <w:rPr>
            <w:rFonts w:ascii="Times New Roman" w:hAnsi="Times New Roman" w:cs="Times New Roman"/>
            <w:rPrChange w:id="63" w:author="Ty Beal" w:date="2024-03-27T15:14:00Z">
              <w:rPr>
                <w:rFonts w:ascii="Times New Roman" w:hAnsi="Times New Roman" w:cs="Times New Roman"/>
                <w:b/>
                <w:bCs/>
              </w:rPr>
            </w:rPrChange>
          </w:rPr>
          <w:t xml:space="preserve"> bars indicate significant differences at p &lt; 0.05 using a two-sample t-test.</w:t>
        </w:r>
      </w:ins>
    </w:p>
    <w:p w14:paraId="120FE367" w14:textId="3EC982CF" w:rsidR="0054442C" w:rsidDel="000D29EB" w:rsidRDefault="0054442C" w:rsidP="0054442C">
      <w:pPr>
        <w:rPr>
          <w:del w:id="64" w:author="Ty Beal" w:date="2024-03-27T15:14:00Z"/>
          <w:rFonts w:ascii="Times New Roman" w:hAnsi="Times New Roman" w:cs="Times New Roman"/>
        </w:rPr>
      </w:pPr>
      <w:del w:id="65" w:author="Ty Beal" w:date="2024-03-27T15:14:00Z">
        <w:r w:rsidDel="000D29EB">
          <w:rPr>
            <w:rFonts w:ascii="Times New Roman" w:hAnsi="Times New Roman" w:cs="Times New Roman"/>
          </w:rPr>
          <w:delText>Bar chart in landscape</w:delText>
        </w:r>
      </w:del>
    </w:p>
    <w:p w14:paraId="430F36FA" w14:textId="77777777" w:rsidR="0054442C" w:rsidRDefault="0054442C" w:rsidP="0054442C">
      <w:pPr>
        <w:rPr>
          <w:rFonts w:ascii="Times New Roman" w:hAnsi="Times New Roman" w:cs="Times New Roman"/>
        </w:rPr>
      </w:pPr>
    </w:p>
    <w:p w14:paraId="1E9B6C66" w14:textId="77777777" w:rsidR="0054442C" w:rsidRDefault="0054442C" w:rsidP="0054442C">
      <w:pPr>
        <w:rPr>
          <w:rFonts w:ascii="Times New Roman" w:hAnsi="Times New Roman" w:cs="Times New Roman"/>
        </w:rPr>
      </w:pPr>
    </w:p>
    <w:p w14:paraId="0AC18972" w14:textId="77777777" w:rsidR="00DC1956" w:rsidRDefault="00DC1956" w:rsidP="0054442C">
      <w:pPr>
        <w:rPr>
          <w:rFonts w:ascii="Times New Roman" w:hAnsi="Times New Roman" w:cs="Times New Roman"/>
        </w:rPr>
      </w:pPr>
    </w:p>
    <w:p w14:paraId="6D374513" w14:textId="4344DE91" w:rsidR="00DC1956" w:rsidRDefault="002233A6">
      <w:pPr>
        <w:spacing w:after="120"/>
        <w:jc w:val="center"/>
        <w:rPr>
          <w:rFonts w:ascii="Times New Roman" w:hAnsi="Times New Roman" w:cs="Times New Roman"/>
        </w:rPr>
        <w:pPrChange w:id="66" w:author="Ty Beal" w:date="2024-03-27T15:23:00Z">
          <w:pPr/>
        </w:pPrChange>
      </w:pPr>
      <w:commentRangeStart w:id="67"/>
      <w:ins w:id="68" w:author="Ty Beal" w:date="2024-03-27T15:22:00Z">
        <w:r>
          <w:rPr>
            <w:rFonts w:ascii="Times New Roman" w:hAnsi="Times New Roman" w:cs="Times New Roman"/>
            <w:noProof/>
            <w14:ligatures w14:val="standardContextual"/>
          </w:rPr>
          <w:drawing>
            <wp:inline distT="0" distB="0" distL="0" distR="0" wp14:anchorId="441B2649" wp14:editId="2356F819">
              <wp:extent cx="5486400" cy="5909732"/>
              <wp:effectExtent l="0" t="0" r="0" b="0"/>
              <wp:docPr id="19297404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40477" name="Picture 1929740477"/>
                      <pic:cNvPicPr/>
                    </pic:nvPicPr>
                    <pic:blipFill rotWithShape="1">
                      <a:blip r:embed="rId13" cstate="print">
                        <a:extLst>
                          <a:ext uri="{28A0092B-C50C-407E-A947-70E740481C1C}">
                            <a14:useLocalDpi xmlns:a14="http://schemas.microsoft.com/office/drawing/2010/main" val="0"/>
                          </a:ext>
                        </a:extLst>
                      </a:blip>
                      <a:srcRect t="47729"/>
                      <a:stretch/>
                    </pic:blipFill>
                    <pic:spPr bwMode="auto">
                      <a:xfrm>
                        <a:off x="0" y="0"/>
                        <a:ext cx="5486400" cy="5909732"/>
                      </a:xfrm>
                      <a:prstGeom prst="rect">
                        <a:avLst/>
                      </a:prstGeom>
                      <a:ln>
                        <a:noFill/>
                      </a:ln>
                      <a:extLst>
                        <a:ext uri="{53640926-AAD7-44D8-BBD7-CCE9431645EC}">
                          <a14:shadowObscured xmlns:a14="http://schemas.microsoft.com/office/drawing/2010/main"/>
                        </a:ext>
                      </a:extLst>
                    </pic:spPr>
                  </pic:pic>
                </a:graphicData>
              </a:graphic>
            </wp:inline>
          </w:drawing>
        </w:r>
      </w:ins>
      <w:commentRangeEnd w:id="67"/>
      <w:ins w:id="69" w:author="Ty Beal" w:date="2024-03-27T15:28:00Z">
        <w:r w:rsidR="002A207D">
          <w:rPr>
            <w:rStyle w:val="CommentReference"/>
          </w:rPr>
          <w:commentReference w:id="67"/>
        </w:r>
      </w:ins>
    </w:p>
    <w:p w14:paraId="78AAF1BA" w14:textId="106A349C" w:rsidR="0054442C" w:rsidRPr="0054442C" w:rsidDel="00955D87" w:rsidRDefault="0054442C" w:rsidP="0054442C">
      <w:pPr>
        <w:rPr>
          <w:del w:id="70" w:author="Ty Beal" w:date="2024-03-27T15:29:00Z"/>
          <w:rFonts w:ascii="Times New Roman" w:hAnsi="Times New Roman" w:cs="Times New Roman"/>
          <w:b/>
          <w:bCs/>
        </w:rPr>
      </w:pPr>
      <w:r>
        <w:rPr>
          <w:rFonts w:ascii="Times New Roman" w:hAnsi="Times New Roman" w:cs="Times New Roman"/>
          <w:b/>
          <w:bCs/>
        </w:rPr>
        <w:t>Fig</w:t>
      </w:r>
      <w:ins w:id="71" w:author="Ty Beal" w:date="2024-03-27T15:16:00Z">
        <w:r w:rsidR="009A4D9B">
          <w:rPr>
            <w:rFonts w:ascii="Times New Roman" w:hAnsi="Times New Roman" w:cs="Times New Roman"/>
            <w:b/>
            <w:bCs/>
          </w:rPr>
          <w:t>.</w:t>
        </w:r>
      </w:ins>
      <w:r>
        <w:rPr>
          <w:rFonts w:ascii="Times New Roman" w:hAnsi="Times New Roman" w:cs="Times New Roman"/>
          <w:b/>
          <w:bCs/>
        </w:rPr>
        <w:t xml:space="preserve"> 4</w:t>
      </w:r>
      <w:ins w:id="72" w:author="Ty Beal" w:date="2024-03-27T15:16:00Z">
        <w:r w:rsidR="009A4D9B">
          <w:rPr>
            <w:rFonts w:ascii="Times New Roman" w:hAnsi="Times New Roman" w:cs="Times New Roman"/>
            <w:b/>
            <w:bCs/>
          </w:rPr>
          <w:t xml:space="preserve"> |</w:t>
        </w:r>
      </w:ins>
      <w:del w:id="73" w:author="Ty Beal" w:date="2024-03-27T15:16:00Z">
        <w:r w:rsidDel="009A4D9B">
          <w:rPr>
            <w:rFonts w:ascii="Times New Roman" w:hAnsi="Times New Roman" w:cs="Times New Roman"/>
            <w:b/>
            <w:bCs/>
          </w:rPr>
          <w:delText>.</w:delText>
        </w:r>
      </w:del>
      <w:r>
        <w:rPr>
          <w:rFonts w:ascii="Times New Roman" w:hAnsi="Times New Roman" w:cs="Times New Roman"/>
          <w:b/>
          <w:bCs/>
        </w:rPr>
        <w:t xml:space="preserve"> </w:t>
      </w:r>
      <w:ins w:id="74" w:author="Ty Beal" w:date="2024-03-27T15:30:00Z">
        <w:r w:rsidR="00081578">
          <w:rPr>
            <w:rFonts w:ascii="Times New Roman" w:hAnsi="Times New Roman" w:cs="Times New Roman"/>
            <w:b/>
            <w:bCs/>
          </w:rPr>
          <w:t xml:space="preserve">Variation in </w:t>
        </w:r>
      </w:ins>
      <w:del w:id="75" w:author="Ty Beal" w:date="2024-03-27T15:18:00Z">
        <w:r w:rsidRPr="0054442C" w:rsidDel="00207F47">
          <w:rPr>
            <w:rFonts w:ascii="Times New Roman" w:hAnsi="Times New Roman" w:cs="Times New Roman"/>
            <w:b/>
            <w:bCs/>
          </w:rPr>
          <w:delText>Individual income and Diet Quality</w:delText>
        </w:r>
      </w:del>
      <w:ins w:id="76" w:author="Ty Beal" w:date="2024-03-27T15:30:00Z">
        <w:r w:rsidR="00081578">
          <w:rPr>
            <w:rFonts w:ascii="Times New Roman" w:hAnsi="Times New Roman" w:cs="Times New Roman"/>
            <w:b/>
            <w:bCs/>
          </w:rPr>
          <w:t>d</w:t>
        </w:r>
      </w:ins>
      <w:ins w:id="77" w:author="Ty Beal" w:date="2024-03-27T15:18:00Z">
        <w:r w:rsidR="00207F47">
          <w:rPr>
            <w:rFonts w:ascii="Times New Roman" w:hAnsi="Times New Roman" w:cs="Times New Roman"/>
            <w:b/>
            <w:bCs/>
          </w:rPr>
          <w:t>iet quality</w:t>
        </w:r>
      </w:ins>
      <w:ins w:id="78" w:author="Ty Beal" w:date="2024-03-27T15:30:00Z">
        <w:r w:rsidR="004C56C5">
          <w:rPr>
            <w:rFonts w:ascii="Times New Roman" w:hAnsi="Times New Roman" w:cs="Times New Roman"/>
            <w:b/>
            <w:bCs/>
          </w:rPr>
          <w:t xml:space="preserve"> among adults ≥ 15 years</w:t>
        </w:r>
      </w:ins>
      <w:ins w:id="79" w:author="Ty Beal" w:date="2024-03-27T15:18:00Z">
        <w:r w:rsidR="00207F47">
          <w:rPr>
            <w:rFonts w:ascii="Times New Roman" w:hAnsi="Times New Roman" w:cs="Times New Roman"/>
            <w:b/>
            <w:bCs/>
          </w:rPr>
          <w:t xml:space="preserve"> by income quintil</w:t>
        </w:r>
      </w:ins>
      <w:ins w:id="80" w:author="Ty Beal" w:date="2024-03-27T15:19:00Z">
        <w:r w:rsidR="00207F47">
          <w:rPr>
            <w:rFonts w:ascii="Times New Roman" w:hAnsi="Times New Roman" w:cs="Times New Roman"/>
            <w:b/>
            <w:bCs/>
          </w:rPr>
          <w:t>e.</w:t>
        </w:r>
        <w:r w:rsidR="0044353A">
          <w:rPr>
            <w:rFonts w:ascii="Times New Roman" w:hAnsi="Times New Roman" w:cs="Times New Roman"/>
            <w:b/>
            <w:bCs/>
          </w:rPr>
          <w:t xml:space="preserve"> </w:t>
        </w:r>
        <w:r w:rsidR="0044353A" w:rsidRPr="0044353A">
          <w:rPr>
            <w:rFonts w:ascii="Times New Roman" w:hAnsi="Times New Roman" w:cs="Times New Roman"/>
            <w:rPrChange w:id="81" w:author="Ty Beal" w:date="2024-03-27T15:19:00Z">
              <w:rPr>
                <w:rFonts w:ascii="Times New Roman" w:hAnsi="Times New Roman" w:cs="Times New Roman"/>
                <w:b/>
                <w:bCs/>
              </w:rPr>
            </w:rPrChange>
          </w:rPr>
          <w:t>Data are from the Diet Quality Questionnaire in the 2021–2023 Gallup World Poll.</w:t>
        </w:r>
        <w:r w:rsidR="0044353A">
          <w:rPr>
            <w:rFonts w:ascii="Times New Roman" w:hAnsi="Times New Roman" w:cs="Times New Roman"/>
          </w:rPr>
          <w:t xml:space="preserve"> </w:t>
        </w:r>
      </w:ins>
      <w:ins w:id="82" w:author="Ty Beal" w:date="2024-03-27T15:20:00Z">
        <w:r w:rsidR="00016EF9" w:rsidRPr="00016EF9">
          <w:rPr>
            <w:rFonts w:ascii="Times New Roman" w:hAnsi="Times New Roman" w:cs="Times New Roman"/>
          </w:rPr>
          <w:t>Error bars show 95% confidence intervals.</w:t>
        </w:r>
      </w:ins>
      <w:ins w:id="83" w:author="Ty Beal" w:date="2024-03-27T15:28:00Z">
        <w:r w:rsidR="00955D87">
          <w:rPr>
            <w:rFonts w:ascii="Times New Roman" w:hAnsi="Times New Roman" w:cs="Times New Roman"/>
          </w:rPr>
          <w:t xml:space="preserve"> Data are pooled acros</w:t>
        </w:r>
      </w:ins>
      <w:ins w:id="84" w:author="Ty Beal" w:date="2024-03-27T15:29:00Z">
        <w:r w:rsidR="00955D87">
          <w:rPr>
            <w:rFonts w:ascii="Times New Roman" w:hAnsi="Times New Roman" w:cs="Times New Roman"/>
          </w:rPr>
          <w:t xml:space="preserve">s 85 countries with a total sample size of XX. </w:t>
        </w:r>
      </w:ins>
    </w:p>
    <w:p w14:paraId="10A1725F" w14:textId="60E9FD8C" w:rsidR="00016EF9" w:rsidDel="00E201F9" w:rsidRDefault="0054442C" w:rsidP="0054442C">
      <w:pPr>
        <w:rPr>
          <w:del w:id="85" w:author="Ty Beal" w:date="2024-03-27T15:31:00Z"/>
          <w:rFonts w:ascii="Times New Roman" w:hAnsi="Times New Roman" w:cs="Times New Roman"/>
        </w:rPr>
      </w:pPr>
      <w:del w:id="86" w:author="Ty Beal" w:date="2024-03-27T15:28:00Z">
        <w:r w:rsidDel="00955D87">
          <w:rPr>
            <w:rFonts w:ascii="Times New Roman" w:hAnsi="Times New Roman" w:cs="Times New Roman"/>
          </w:rPr>
          <w:delText>Pool data across all countries.</w:delText>
        </w:r>
      </w:del>
      <w:ins w:id="87" w:author="Ty Beal" w:date="2024-03-27T15:22:00Z">
        <w:r w:rsidR="002233A6" w:rsidRPr="002233A6">
          <w:rPr>
            <w:rFonts w:ascii="Times New Roman" w:hAnsi="Times New Roman" w:cs="Times New Roman"/>
          </w:rPr>
          <w:t xml:space="preserve">The p values are for differences between </w:t>
        </w:r>
      </w:ins>
      <w:ins w:id="88" w:author="Ty Beal" w:date="2024-03-27T15:23:00Z">
        <w:r w:rsidR="002233A6">
          <w:rPr>
            <w:rFonts w:ascii="Times New Roman" w:hAnsi="Times New Roman" w:cs="Times New Roman"/>
          </w:rPr>
          <w:t>income quintiles</w:t>
        </w:r>
      </w:ins>
      <w:ins w:id="89" w:author="Ty Beal" w:date="2024-03-27T15:22:00Z">
        <w:r w:rsidR="002233A6" w:rsidRPr="002233A6">
          <w:rPr>
            <w:rFonts w:ascii="Times New Roman" w:hAnsi="Times New Roman" w:cs="Times New Roman"/>
          </w:rPr>
          <w:t>. Q=quintile.</w:t>
        </w:r>
      </w:ins>
    </w:p>
    <w:p w14:paraId="123C2157" w14:textId="1580707F" w:rsidR="0054442C" w:rsidDel="00E201F9" w:rsidRDefault="0054442C" w:rsidP="0054442C">
      <w:pPr>
        <w:rPr>
          <w:del w:id="90" w:author="Ty Beal" w:date="2024-03-27T15:31:00Z"/>
          <w:rFonts w:ascii="Times New Roman" w:hAnsi="Times New Roman" w:cs="Times New Roman"/>
        </w:rPr>
      </w:pPr>
      <w:del w:id="91" w:author="Ty Beal" w:date="2024-03-27T15:31:00Z">
        <w:r w:rsidDel="00E201F9">
          <w:rPr>
            <w:rFonts w:ascii="Times New Roman" w:hAnsi="Times New Roman" w:cs="Times New Roman"/>
          </w:rPr>
          <w:delText>Ideally, bar graph by income quintile.</w:delText>
        </w:r>
      </w:del>
    </w:p>
    <w:p w14:paraId="52670C96" w14:textId="7B687234" w:rsidR="0054442C" w:rsidDel="00E201F9" w:rsidRDefault="0054442C" w:rsidP="0054442C">
      <w:pPr>
        <w:rPr>
          <w:del w:id="92" w:author="Ty Beal" w:date="2024-03-27T15:31:00Z"/>
          <w:rFonts w:ascii="Times New Roman" w:hAnsi="Times New Roman" w:cs="Times New Roman"/>
        </w:rPr>
      </w:pPr>
    </w:p>
    <w:p w14:paraId="2C2215EE" w14:textId="254D3D38" w:rsidR="0054442C" w:rsidDel="00E201F9" w:rsidRDefault="00CE744F" w:rsidP="0054442C">
      <w:pPr>
        <w:rPr>
          <w:del w:id="93" w:author="Ty Beal" w:date="2024-03-27T15:31:00Z"/>
          <w:rFonts w:ascii="Times New Roman" w:hAnsi="Times New Roman" w:cs="Times New Roman"/>
        </w:rPr>
      </w:pPr>
      <w:del w:id="94" w:author="Ty Beal" w:date="2024-03-27T15:31:00Z">
        <w:r w:rsidDel="00E201F9">
          <w:rPr>
            <w:rFonts w:ascii="Times New Roman" w:hAnsi="Times New Roman" w:cs="Times New Roman"/>
          </w:rPr>
          <w:delText>(</w:delText>
        </w:r>
        <w:r w:rsidR="0054442C" w:rsidDel="00E201F9">
          <w:rPr>
            <w:rFonts w:ascii="Times New Roman" w:hAnsi="Times New Roman" w:cs="Times New Roman"/>
          </w:rPr>
          <w:delText>Option to show like this</w:delText>
        </w:r>
        <w:r w:rsidDel="00E201F9">
          <w:rPr>
            <w:rFonts w:ascii="Times New Roman" w:hAnsi="Times New Roman" w:cs="Times New Roman"/>
          </w:rPr>
          <w:delText>)</w:delText>
        </w:r>
      </w:del>
    </w:p>
    <w:p w14:paraId="4ADFFE13" w14:textId="61BC0B4A" w:rsidR="0054442C" w:rsidRDefault="00B814F8" w:rsidP="0054442C">
      <w:pPr>
        <w:rPr>
          <w:rFonts w:ascii="Times New Roman" w:hAnsi="Times New Roman" w:cs="Times New Roman"/>
        </w:rPr>
      </w:pPr>
      <w:del w:id="95" w:author="Ty Beal" w:date="2024-03-27T15:31:00Z">
        <w:r w:rsidRPr="00B814F8" w:rsidDel="00E201F9">
          <w:rPr>
            <w:rFonts w:ascii="Times New Roman" w:hAnsi="Times New Roman" w:cs="Times New Roman"/>
            <w:noProof/>
          </w:rPr>
          <w:drawing>
            <wp:inline distT="0" distB="0" distL="0" distR="0" wp14:anchorId="320918FA" wp14:editId="0609EF21">
              <wp:extent cx="5943600" cy="1447800"/>
              <wp:effectExtent l="0" t="0" r="0" b="0"/>
              <wp:docPr id="87381568" name="Picture 1" descr="A graph with green bars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81568" name="Picture 1" descr="A graph with green bars and text&#10;&#10;Description automatically generated with medium confidence"/>
                      <pic:cNvPicPr/>
                    </pic:nvPicPr>
                    <pic:blipFill>
                      <a:blip r:embed="rId14"/>
                      <a:stretch>
                        <a:fillRect/>
                      </a:stretch>
                    </pic:blipFill>
                    <pic:spPr>
                      <a:xfrm>
                        <a:off x="0" y="0"/>
                        <a:ext cx="5943600" cy="1447800"/>
                      </a:xfrm>
                      <a:prstGeom prst="rect">
                        <a:avLst/>
                      </a:prstGeom>
                    </pic:spPr>
                  </pic:pic>
                </a:graphicData>
              </a:graphic>
            </wp:inline>
          </w:drawing>
        </w:r>
      </w:del>
    </w:p>
    <w:p w14:paraId="6DA7CE76" w14:textId="77777777" w:rsidR="0054442C" w:rsidRDefault="0054442C" w:rsidP="0054442C">
      <w:pPr>
        <w:rPr>
          <w:rFonts w:ascii="Times New Roman" w:hAnsi="Times New Roman" w:cs="Times New Roman"/>
        </w:rPr>
      </w:pPr>
    </w:p>
    <w:p w14:paraId="4DAA5D26" w14:textId="77777777" w:rsidR="00DC1956" w:rsidRDefault="00DC1956" w:rsidP="0054442C">
      <w:pPr>
        <w:rPr>
          <w:rFonts w:ascii="Times New Roman" w:hAnsi="Times New Roman" w:cs="Times New Roman"/>
        </w:rPr>
      </w:pPr>
    </w:p>
    <w:p w14:paraId="7E265EAC" w14:textId="77777777" w:rsidR="0054442C" w:rsidRDefault="0054442C" w:rsidP="0054442C">
      <w:pPr>
        <w:rPr>
          <w:rFonts w:ascii="Times New Roman" w:hAnsi="Times New Roman" w:cs="Times New Roman"/>
          <w:b/>
          <w:bCs/>
        </w:rPr>
      </w:pPr>
    </w:p>
    <w:p w14:paraId="2FAA04DC" w14:textId="2B028884" w:rsidR="0054442C" w:rsidRDefault="007D094B">
      <w:pPr>
        <w:jc w:val="center"/>
        <w:rPr>
          <w:rFonts w:ascii="Times New Roman" w:hAnsi="Times New Roman" w:cs="Times New Roman"/>
        </w:rPr>
        <w:pPrChange w:id="96" w:author="Ty Beal" w:date="2024-03-27T15:43:00Z">
          <w:pPr/>
        </w:pPrChange>
      </w:pPr>
      <w:commentRangeStart w:id="97"/>
      <w:ins w:id="98" w:author="Ty Beal" w:date="2024-03-27T15:42:00Z">
        <w:r>
          <w:rPr>
            <w:rFonts w:ascii="Times New Roman" w:hAnsi="Times New Roman" w:cs="Times New Roman"/>
            <w:noProof/>
            <w14:ligatures w14:val="standardContextual"/>
          </w:rPr>
          <w:drawing>
            <wp:inline distT="0" distB="0" distL="0" distR="0" wp14:anchorId="1B3BF52F" wp14:editId="542D12FC">
              <wp:extent cx="5486400" cy="4474698"/>
              <wp:effectExtent l="0" t="0" r="0" b="0"/>
              <wp:docPr id="1176025464" name="Picture 6"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25464" name="Picture 6" descr="A graph with blue dots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474698"/>
                      </a:xfrm>
                      <a:prstGeom prst="rect">
                        <a:avLst/>
                      </a:prstGeom>
                    </pic:spPr>
                  </pic:pic>
                </a:graphicData>
              </a:graphic>
            </wp:inline>
          </w:drawing>
        </w:r>
      </w:ins>
      <w:commentRangeEnd w:id="97"/>
      <w:ins w:id="99" w:author="Ty Beal" w:date="2024-03-27T15:44:00Z">
        <w:r w:rsidR="00173091">
          <w:rPr>
            <w:rStyle w:val="CommentReference"/>
          </w:rPr>
          <w:commentReference w:id="97"/>
        </w:r>
      </w:ins>
    </w:p>
    <w:p w14:paraId="18986721" w14:textId="15D5F965" w:rsidR="00746174" w:rsidRPr="00D476AF" w:rsidDel="00C40E3E" w:rsidRDefault="0054442C">
      <w:pPr>
        <w:rPr>
          <w:del w:id="100" w:author="Ty Beal" w:date="2024-03-27T15:47:00Z"/>
          <w:rFonts w:ascii="Times New Roman" w:hAnsi="Times New Roman" w:cs="Times New Roman"/>
          <w:rPrChange w:id="101" w:author="Ty Beal" w:date="2024-03-27T15:35:00Z">
            <w:rPr>
              <w:del w:id="102" w:author="Ty Beal" w:date="2024-03-27T15:47:00Z"/>
              <w:rFonts w:ascii="Times New Roman" w:hAnsi="Times New Roman" w:cs="Times New Roman"/>
              <w:b/>
              <w:bCs/>
            </w:rPr>
          </w:rPrChange>
        </w:rPr>
      </w:pPr>
      <w:r w:rsidRPr="00214DC9">
        <w:rPr>
          <w:rFonts w:ascii="Times New Roman" w:hAnsi="Times New Roman" w:cs="Times New Roman"/>
          <w:b/>
          <w:bCs/>
        </w:rPr>
        <w:t>Fig</w:t>
      </w:r>
      <w:ins w:id="103" w:author="Ty Beal" w:date="2024-03-27T15:32:00Z">
        <w:r w:rsidR="00FE64A5">
          <w:rPr>
            <w:rFonts w:ascii="Times New Roman" w:hAnsi="Times New Roman" w:cs="Times New Roman"/>
            <w:b/>
            <w:bCs/>
          </w:rPr>
          <w:t>.</w:t>
        </w:r>
      </w:ins>
      <w:r w:rsidRPr="00214DC9">
        <w:rPr>
          <w:rFonts w:ascii="Times New Roman" w:hAnsi="Times New Roman" w:cs="Times New Roman"/>
          <w:b/>
          <w:bCs/>
        </w:rPr>
        <w:t xml:space="preserve"> </w:t>
      </w:r>
      <w:r w:rsidR="00214DC9" w:rsidRPr="00214DC9">
        <w:rPr>
          <w:rFonts w:ascii="Times New Roman" w:hAnsi="Times New Roman" w:cs="Times New Roman"/>
          <w:b/>
          <w:bCs/>
        </w:rPr>
        <w:t>5</w:t>
      </w:r>
      <w:ins w:id="104" w:author="Ty Beal" w:date="2024-03-27T15:33:00Z">
        <w:r w:rsidR="00FE64A5">
          <w:rPr>
            <w:rFonts w:ascii="Times New Roman" w:hAnsi="Times New Roman" w:cs="Times New Roman"/>
            <w:b/>
            <w:bCs/>
          </w:rPr>
          <w:t xml:space="preserve"> |</w:t>
        </w:r>
      </w:ins>
      <w:del w:id="105" w:author="Ty Beal" w:date="2024-03-27T15:33:00Z">
        <w:r w:rsidRPr="00214DC9" w:rsidDel="00FE64A5">
          <w:rPr>
            <w:rFonts w:ascii="Times New Roman" w:hAnsi="Times New Roman" w:cs="Times New Roman"/>
            <w:b/>
            <w:bCs/>
          </w:rPr>
          <w:delText>.</w:delText>
        </w:r>
      </w:del>
      <w:r w:rsidRPr="00214DC9">
        <w:rPr>
          <w:rFonts w:ascii="Times New Roman" w:hAnsi="Times New Roman" w:cs="Times New Roman"/>
          <w:b/>
          <w:bCs/>
        </w:rPr>
        <w:t xml:space="preserve"> </w:t>
      </w:r>
      <w:del w:id="106" w:author="Ty Beal" w:date="2024-03-27T15:42:00Z">
        <w:r w:rsidR="007F5BAC" w:rsidRPr="00214DC9" w:rsidDel="00813576">
          <w:rPr>
            <w:rFonts w:ascii="Times New Roman" w:hAnsi="Times New Roman" w:cs="Times New Roman"/>
            <w:b/>
            <w:bCs/>
          </w:rPr>
          <w:delText xml:space="preserve">Relationship between </w:delText>
        </w:r>
      </w:del>
      <w:ins w:id="107" w:author="Ty Beal" w:date="2024-03-27T15:42:00Z">
        <w:r w:rsidR="00813576">
          <w:rPr>
            <w:rFonts w:ascii="Times New Roman" w:hAnsi="Times New Roman" w:cs="Times New Roman"/>
            <w:b/>
            <w:bCs/>
          </w:rPr>
          <w:t xml:space="preserve">Linear regression analysis of </w:t>
        </w:r>
      </w:ins>
      <w:r w:rsidR="007F5BAC" w:rsidRPr="00214DC9">
        <w:rPr>
          <w:rFonts w:ascii="Times New Roman" w:hAnsi="Times New Roman" w:cs="Times New Roman"/>
          <w:b/>
          <w:bCs/>
        </w:rPr>
        <w:t xml:space="preserve">the </w:t>
      </w:r>
      <w:ins w:id="108" w:author="Ty Beal" w:date="2024-03-27T15:42:00Z">
        <w:r w:rsidR="00813576">
          <w:rPr>
            <w:rFonts w:ascii="Times New Roman" w:hAnsi="Times New Roman" w:cs="Times New Roman"/>
            <w:b/>
            <w:bCs/>
          </w:rPr>
          <w:t xml:space="preserve">relationship between the </w:t>
        </w:r>
      </w:ins>
      <w:r w:rsidR="007F5BAC" w:rsidRPr="00214DC9">
        <w:rPr>
          <w:rFonts w:ascii="Times New Roman" w:hAnsi="Times New Roman" w:cs="Times New Roman"/>
          <w:b/>
          <w:bCs/>
        </w:rPr>
        <w:t xml:space="preserve">proportion of </w:t>
      </w:r>
      <w:commentRangeStart w:id="109"/>
      <w:r w:rsidR="007F5BAC" w:rsidRPr="00214DC9">
        <w:rPr>
          <w:rFonts w:ascii="Times New Roman" w:hAnsi="Times New Roman" w:cs="Times New Roman"/>
          <w:b/>
          <w:bCs/>
        </w:rPr>
        <w:t>people</w:t>
      </w:r>
      <w:commentRangeEnd w:id="109"/>
      <w:r w:rsidR="006A52C5">
        <w:rPr>
          <w:rStyle w:val="CommentReference"/>
        </w:rPr>
        <w:commentReference w:id="109"/>
      </w:r>
      <w:r w:rsidR="007F5BAC" w:rsidRPr="00214DC9">
        <w:rPr>
          <w:rFonts w:ascii="Times New Roman" w:hAnsi="Times New Roman" w:cs="Times New Roman"/>
          <w:b/>
          <w:bCs/>
        </w:rPr>
        <w:t xml:space="preserve"> who cannot afford a healthy diet</w:t>
      </w:r>
      <w:del w:id="110" w:author="Ty Beal" w:date="2024-03-27T15:35:00Z">
        <w:r w:rsidR="007F5BAC" w:rsidRPr="00214DC9" w:rsidDel="00DD5D2E">
          <w:rPr>
            <w:rFonts w:ascii="Times New Roman" w:hAnsi="Times New Roman" w:cs="Times New Roman"/>
            <w:b/>
            <w:bCs/>
          </w:rPr>
          <w:delText>,</w:delText>
        </w:r>
      </w:del>
      <w:r w:rsidR="007F5BAC" w:rsidRPr="00214DC9">
        <w:rPr>
          <w:rFonts w:ascii="Times New Roman" w:hAnsi="Times New Roman" w:cs="Times New Roman"/>
          <w:b/>
          <w:bCs/>
        </w:rPr>
        <w:t xml:space="preserve"> and the proportion </w:t>
      </w:r>
      <w:ins w:id="111" w:author="Ty Beal" w:date="2024-03-27T15:33:00Z">
        <w:r w:rsidR="006A52C5">
          <w:rPr>
            <w:rFonts w:ascii="Times New Roman" w:hAnsi="Times New Roman" w:cs="Times New Roman"/>
            <w:b/>
            <w:bCs/>
          </w:rPr>
          <w:t xml:space="preserve">of adults </w:t>
        </w:r>
      </w:ins>
      <w:ins w:id="112" w:author="Ty Beal" w:date="2024-03-27T15:34:00Z">
        <w:r w:rsidR="006A52C5">
          <w:rPr>
            <w:rFonts w:ascii="Times New Roman" w:hAnsi="Times New Roman" w:cs="Times New Roman"/>
            <w:b/>
            <w:bCs/>
          </w:rPr>
          <w:t xml:space="preserve">≥ 15 years </w:t>
        </w:r>
      </w:ins>
      <w:r w:rsidR="007F5BAC" w:rsidRPr="00214DC9">
        <w:rPr>
          <w:rFonts w:ascii="Times New Roman" w:hAnsi="Times New Roman" w:cs="Times New Roman"/>
          <w:b/>
          <w:bCs/>
        </w:rPr>
        <w:t xml:space="preserve">who </w:t>
      </w:r>
      <w:del w:id="113" w:author="Ty Beal" w:date="2024-03-27T15:34:00Z">
        <w:r w:rsidR="007F5BAC" w:rsidRPr="00214DC9" w:rsidDel="00E457E8">
          <w:rPr>
            <w:rFonts w:ascii="Times New Roman" w:hAnsi="Times New Roman" w:cs="Times New Roman"/>
            <w:b/>
            <w:bCs/>
          </w:rPr>
          <w:delText xml:space="preserve">do </w:delText>
        </w:r>
      </w:del>
      <w:ins w:id="114" w:author="Ty Beal" w:date="2024-03-27T15:34:00Z">
        <w:r w:rsidR="00E457E8">
          <w:rPr>
            <w:rFonts w:ascii="Times New Roman" w:hAnsi="Times New Roman" w:cs="Times New Roman"/>
            <w:b/>
            <w:bCs/>
          </w:rPr>
          <w:t>did</w:t>
        </w:r>
        <w:r w:rsidR="00E457E8" w:rsidRPr="00214DC9">
          <w:rPr>
            <w:rFonts w:ascii="Times New Roman" w:hAnsi="Times New Roman" w:cs="Times New Roman"/>
            <w:b/>
            <w:bCs/>
          </w:rPr>
          <w:t xml:space="preserve"> </w:t>
        </w:r>
      </w:ins>
      <w:r w:rsidR="007F5BAC" w:rsidRPr="00214DC9">
        <w:rPr>
          <w:rFonts w:ascii="Times New Roman" w:hAnsi="Times New Roman" w:cs="Times New Roman"/>
          <w:b/>
          <w:bCs/>
        </w:rPr>
        <w:t>not consume all five recommended food groups</w:t>
      </w:r>
      <w:ins w:id="115" w:author="Ty Beal" w:date="2024-03-27T15:35:00Z">
        <w:r w:rsidR="00DD5D2E">
          <w:rPr>
            <w:rFonts w:ascii="Times New Roman" w:hAnsi="Times New Roman" w:cs="Times New Roman"/>
            <w:b/>
            <w:bCs/>
          </w:rPr>
          <w:t>.</w:t>
        </w:r>
        <w:r w:rsidR="00AD223C">
          <w:rPr>
            <w:rFonts w:ascii="Times New Roman" w:hAnsi="Times New Roman" w:cs="Times New Roman"/>
            <w:b/>
            <w:bCs/>
          </w:rPr>
          <w:t xml:space="preserve"> </w:t>
        </w:r>
        <w:r w:rsidR="00746174" w:rsidRPr="00746174">
          <w:rPr>
            <w:rFonts w:ascii="Times New Roman" w:hAnsi="Times New Roman" w:cs="Times New Roman"/>
            <w:rPrChange w:id="116" w:author="Ty Beal" w:date="2024-03-27T15:35:00Z">
              <w:rPr>
                <w:rFonts w:ascii="Times New Roman" w:hAnsi="Times New Roman" w:cs="Times New Roman"/>
                <w:b/>
                <w:bCs/>
              </w:rPr>
            </w:rPrChange>
          </w:rPr>
          <w:t xml:space="preserve">Data </w:t>
        </w:r>
      </w:ins>
      <w:ins w:id="117" w:author="Ty Beal" w:date="2024-03-27T15:36:00Z">
        <w:r w:rsidR="00746174">
          <w:rPr>
            <w:rFonts w:ascii="Times New Roman" w:hAnsi="Times New Roman" w:cs="Times New Roman"/>
          </w:rPr>
          <w:t xml:space="preserve">on affordability are from XX–XX in the XX. Data on consumption </w:t>
        </w:r>
      </w:ins>
      <w:ins w:id="118" w:author="Ty Beal" w:date="2024-03-27T15:35:00Z">
        <w:r w:rsidR="00746174" w:rsidRPr="00746174">
          <w:rPr>
            <w:rFonts w:ascii="Times New Roman" w:hAnsi="Times New Roman" w:cs="Times New Roman"/>
            <w:rPrChange w:id="119" w:author="Ty Beal" w:date="2024-03-27T15:35:00Z">
              <w:rPr>
                <w:rFonts w:ascii="Times New Roman" w:hAnsi="Times New Roman" w:cs="Times New Roman"/>
                <w:b/>
                <w:bCs/>
              </w:rPr>
            </w:rPrChange>
          </w:rPr>
          <w:t>are from the Diet Quality Questionnaire in the 2021–2023 Gallup World Poll.</w:t>
        </w:r>
      </w:ins>
      <w:ins w:id="120" w:author="Ty Beal" w:date="2024-03-27T15:36:00Z">
        <w:r w:rsidR="00746174">
          <w:rPr>
            <w:rFonts w:ascii="Times New Roman" w:hAnsi="Times New Roman" w:cs="Times New Roman"/>
          </w:rPr>
          <w:t xml:space="preserve"> </w:t>
        </w:r>
      </w:ins>
      <w:ins w:id="121" w:author="Ty Beal" w:date="2024-03-27T15:37:00Z">
        <w:r w:rsidR="00746174">
          <w:rPr>
            <w:rFonts w:ascii="Times New Roman" w:hAnsi="Times New Roman" w:cs="Times New Roman"/>
          </w:rPr>
          <w:t>The size</w:t>
        </w:r>
      </w:ins>
      <w:ins w:id="122" w:author="Ty Beal" w:date="2024-03-27T15:48:00Z">
        <w:r w:rsidR="00813500">
          <w:rPr>
            <w:rFonts w:ascii="Times New Roman" w:hAnsi="Times New Roman" w:cs="Times New Roman"/>
          </w:rPr>
          <w:t>s</w:t>
        </w:r>
      </w:ins>
      <w:ins w:id="123" w:author="Ty Beal" w:date="2024-03-27T15:37:00Z">
        <w:r w:rsidR="00746174">
          <w:rPr>
            <w:rFonts w:ascii="Times New Roman" w:hAnsi="Times New Roman" w:cs="Times New Roman"/>
          </w:rPr>
          <w:t xml:space="preserve"> of the circle</w:t>
        </w:r>
      </w:ins>
      <w:ins w:id="124" w:author="Ty Beal" w:date="2024-03-27T15:48:00Z">
        <w:r w:rsidR="00676C37">
          <w:rPr>
            <w:rFonts w:ascii="Times New Roman" w:hAnsi="Times New Roman" w:cs="Times New Roman"/>
          </w:rPr>
          <w:t>s</w:t>
        </w:r>
      </w:ins>
      <w:ins w:id="125" w:author="Ty Beal" w:date="2024-03-27T15:37:00Z">
        <w:r w:rsidR="00746174">
          <w:rPr>
            <w:rFonts w:ascii="Times New Roman" w:hAnsi="Times New Roman" w:cs="Times New Roman"/>
          </w:rPr>
          <w:t xml:space="preserve"> indicate the country population size</w:t>
        </w:r>
      </w:ins>
      <w:ins w:id="126" w:author="Ty Beal" w:date="2024-03-27T15:48:00Z">
        <w:r w:rsidR="00676C37">
          <w:rPr>
            <w:rFonts w:ascii="Times New Roman" w:hAnsi="Times New Roman" w:cs="Times New Roman"/>
          </w:rPr>
          <w:t>s</w:t>
        </w:r>
      </w:ins>
      <w:ins w:id="127" w:author="Ty Beal" w:date="2024-03-27T15:37:00Z">
        <w:r w:rsidR="00746174">
          <w:rPr>
            <w:rFonts w:ascii="Times New Roman" w:hAnsi="Times New Roman" w:cs="Times New Roman"/>
          </w:rPr>
          <w:t xml:space="preserve">. </w:t>
        </w:r>
      </w:ins>
      <w:ins w:id="128" w:author="Ty Beal" w:date="2024-03-27T15:39:00Z">
        <w:r w:rsidR="00FA514D">
          <w:rPr>
            <w:rFonts w:ascii="Times New Roman" w:hAnsi="Times New Roman" w:cs="Times New Roman"/>
          </w:rPr>
          <w:t xml:space="preserve">The </w:t>
        </w:r>
      </w:ins>
      <w:ins w:id="129" w:author="Ty Beal" w:date="2024-03-27T15:47:00Z">
        <w:r w:rsidR="00E178A6">
          <w:rPr>
            <w:rFonts w:ascii="Times New Roman" w:hAnsi="Times New Roman" w:cs="Times New Roman"/>
          </w:rPr>
          <w:t xml:space="preserve">p value </w:t>
        </w:r>
        <w:r w:rsidR="00E178A6" w:rsidRPr="00E178A6">
          <w:rPr>
            <w:rFonts w:ascii="Times New Roman" w:hAnsi="Times New Roman" w:cs="Times New Roman"/>
          </w:rPr>
          <w:t>indicate</w:t>
        </w:r>
        <w:r w:rsidR="00E178A6">
          <w:rPr>
            <w:rFonts w:ascii="Times New Roman" w:hAnsi="Times New Roman" w:cs="Times New Roman"/>
          </w:rPr>
          <w:t>s</w:t>
        </w:r>
        <w:r w:rsidR="00E178A6" w:rsidRPr="00E178A6">
          <w:rPr>
            <w:rFonts w:ascii="Times New Roman" w:hAnsi="Times New Roman" w:cs="Times New Roman"/>
          </w:rPr>
          <w:t xml:space="preserve"> the statistical significance of the </w:t>
        </w:r>
      </w:ins>
      <w:ins w:id="130" w:author="Ty Beal" w:date="2024-03-27T15:48:00Z">
        <w:r w:rsidR="00E178A6">
          <w:rPr>
            <w:rFonts w:ascii="Times New Roman" w:hAnsi="Times New Roman" w:cs="Times New Roman"/>
          </w:rPr>
          <w:t xml:space="preserve">bivariate </w:t>
        </w:r>
      </w:ins>
      <w:ins w:id="131" w:author="Ty Beal" w:date="2024-03-27T15:47:00Z">
        <w:r w:rsidR="00E178A6" w:rsidRPr="00E178A6">
          <w:rPr>
            <w:rFonts w:ascii="Times New Roman" w:hAnsi="Times New Roman" w:cs="Times New Roman"/>
          </w:rPr>
          <w:t>linear relationship</w:t>
        </w:r>
      </w:ins>
      <w:ins w:id="132" w:author="Ty Beal" w:date="2024-03-27T15:48:00Z">
        <w:r w:rsidR="00E178A6">
          <w:rPr>
            <w:rFonts w:ascii="Times New Roman" w:hAnsi="Times New Roman" w:cs="Times New Roman"/>
          </w:rPr>
          <w:t>.</w:t>
        </w:r>
      </w:ins>
    </w:p>
    <w:p w14:paraId="21D03DEA" w14:textId="7448A918" w:rsidR="00214DC9" w:rsidDel="00C40E3E" w:rsidRDefault="00214DC9">
      <w:pPr>
        <w:rPr>
          <w:del w:id="133" w:author="Ty Beal" w:date="2024-03-27T15:47:00Z"/>
          <w:rFonts w:ascii="Times New Roman" w:hAnsi="Times New Roman" w:cs="Times New Roman"/>
        </w:rPr>
      </w:pPr>
      <w:del w:id="134" w:author="Ty Beal" w:date="2024-03-27T15:47:00Z">
        <w:r w:rsidDel="00C40E3E">
          <w:rPr>
            <w:rFonts w:ascii="Times New Roman" w:hAnsi="Times New Roman" w:cs="Times New Roman"/>
          </w:rPr>
          <w:delText>Bubble graph where size of bubble corresponds to population</w:delText>
        </w:r>
      </w:del>
    </w:p>
    <w:p w14:paraId="48D1008A" w14:textId="6C1560E2" w:rsidR="00214DC9" w:rsidDel="00C40E3E" w:rsidRDefault="00214DC9">
      <w:pPr>
        <w:rPr>
          <w:del w:id="135" w:author="Ty Beal" w:date="2024-03-27T15:47:00Z"/>
          <w:rFonts w:ascii="Times New Roman" w:hAnsi="Times New Roman" w:cs="Times New Roman"/>
        </w:rPr>
      </w:pPr>
      <w:del w:id="136" w:author="Ty Beal" w:date="2024-03-27T15:47:00Z">
        <w:r w:rsidDel="00C40E3E">
          <w:rPr>
            <w:rFonts w:ascii="Times New Roman" w:hAnsi="Times New Roman" w:cs="Times New Roman"/>
          </w:rPr>
          <w:delText>y-axis: % who do not consume All-5</w:delText>
        </w:r>
      </w:del>
    </w:p>
    <w:p w14:paraId="0BBFB986" w14:textId="60A13DDF" w:rsidR="0054442C" w:rsidDel="00C40E3E" w:rsidRDefault="00214DC9">
      <w:pPr>
        <w:rPr>
          <w:del w:id="137" w:author="Ty Beal" w:date="2024-03-27T15:47:00Z"/>
          <w:rFonts w:ascii="Times New Roman" w:hAnsi="Times New Roman" w:cs="Times New Roman"/>
        </w:rPr>
      </w:pPr>
      <w:del w:id="138" w:author="Ty Beal" w:date="2024-03-27T15:47:00Z">
        <w:r w:rsidDel="00C40E3E">
          <w:rPr>
            <w:rFonts w:ascii="Times New Roman" w:hAnsi="Times New Roman" w:cs="Times New Roman"/>
          </w:rPr>
          <w:delText>x-axis: % who can’t afford a healthy diet (from FPN DataHub)</w:delText>
        </w:r>
        <w:r w:rsidR="00B923CD" w:rsidDel="00C40E3E">
          <w:rPr>
            <w:rFonts w:ascii="Times New Roman" w:hAnsi="Times New Roman" w:cs="Times New Roman"/>
          </w:rPr>
          <w:delText xml:space="preserve"> – I can provide this.</w:delText>
        </w:r>
      </w:del>
    </w:p>
    <w:p w14:paraId="070CD14A" w14:textId="77777777" w:rsidR="00DC1956" w:rsidRDefault="00DC1956" w:rsidP="00E178A6">
      <w:pPr>
        <w:rPr>
          <w:rFonts w:ascii="Times New Roman" w:hAnsi="Times New Roman" w:cs="Times New Roman"/>
        </w:rPr>
      </w:pPr>
    </w:p>
    <w:p w14:paraId="6B375DA6" w14:textId="77777777" w:rsidR="00DC1956" w:rsidRDefault="00DC1956" w:rsidP="0054442C">
      <w:pPr>
        <w:rPr>
          <w:rFonts w:ascii="Times New Roman" w:hAnsi="Times New Roman" w:cs="Times New Roman"/>
        </w:rPr>
      </w:pPr>
    </w:p>
    <w:p w14:paraId="0674E6B9" w14:textId="77777777" w:rsidR="00DC1956" w:rsidRDefault="00DC1956" w:rsidP="0054442C">
      <w:pPr>
        <w:rPr>
          <w:rFonts w:ascii="Times New Roman" w:hAnsi="Times New Roman" w:cs="Times New Roman"/>
        </w:rPr>
      </w:pPr>
    </w:p>
    <w:p w14:paraId="7415AA7E" w14:textId="0FF7B81E" w:rsidR="00DC1956" w:rsidRDefault="00F71706" w:rsidP="0054442C">
      <w:pPr>
        <w:rPr>
          <w:rFonts w:ascii="Times New Roman" w:hAnsi="Times New Roman" w:cs="Times New Roman"/>
        </w:rPr>
      </w:pPr>
      <w:commentRangeStart w:id="139"/>
      <w:ins w:id="140" w:author="Ty Beal" w:date="2024-03-27T15:54:00Z">
        <w:r>
          <w:rPr>
            <w:rFonts w:ascii="Times New Roman" w:hAnsi="Times New Roman" w:cs="Times New Roman"/>
            <w:noProof/>
            <w14:ligatures w14:val="standardContextual"/>
          </w:rPr>
          <w:lastRenderedPageBreak/>
          <w:drawing>
            <wp:inline distT="0" distB="0" distL="0" distR="0" wp14:anchorId="2D5F08CD" wp14:editId="31E17944">
              <wp:extent cx="5486400" cy="4474698"/>
              <wp:effectExtent l="0" t="0" r="0" b="0"/>
              <wp:docPr id="88201152" name="Picture 6" descr="A graph with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25464" name="Picture 6" descr="A graph with blue dots and numbe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474698"/>
                      </a:xfrm>
                      <a:prstGeom prst="rect">
                        <a:avLst/>
                      </a:prstGeom>
                    </pic:spPr>
                  </pic:pic>
                </a:graphicData>
              </a:graphic>
            </wp:inline>
          </w:drawing>
        </w:r>
      </w:ins>
      <w:commentRangeEnd w:id="139"/>
      <w:ins w:id="141" w:author="Ty Beal" w:date="2024-03-27T15:58:00Z">
        <w:r>
          <w:rPr>
            <w:rStyle w:val="CommentReference"/>
          </w:rPr>
          <w:commentReference w:id="139"/>
        </w:r>
      </w:ins>
    </w:p>
    <w:p w14:paraId="6FE8F79D" w14:textId="0EC86817" w:rsidR="008C759F" w:rsidRDefault="0054442C" w:rsidP="008C759F">
      <w:pPr>
        <w:rPr>
          <w:ins w:id="142" w:author="Ty Beal" w:date="2024-04-10T09:30:00Z"/>
          <w:rFonts w:ascii="Times New Roman" w:hAnsi="Times New Roman" w:cs="Times New Roman"/>
        </w:rPr>
      </w:pPr>
      <w:r w:rsidRPr="00214DC9">
        <w:rPr>
          <w:rFonts w:ascii="Times New Roman" w:hAnsi="Times New Roman" w:cs="Times New Roman"/>
          <w:b/>
          <w:bCs/>
        </w:rPr>
        <w:t>Fig</w:t>
      </w:r>
      <w:ins w:id="143" w:author="Ty Beal" w:date="2024-03-27T15:49:00Z">
        <w:r w:rsidR="00880154">
          <w:rPr>
            <w:rFonts w:ascii="Times New Roman" w:hAnsi="Times New Roman" w:cs="Times New Roman"/>
            <w:b/>
            <w:bCs/>
          </w:rPr>
          <w:t>.</w:t>
        </w:r>
      </w:ins>
      <w:r w:rsidRPr="00214DC9">
        <w:rPr>
          <w:rFonts w:ascii="Times New Roman" w:hAnsi="Times New Roman" w:cs="Times New Roman"/>
          <w:b/>
          <w:bCs/>
        </w:rPr>
        <w:t xml:space="preserve"> </w:t>
      </w:r>
      <w:r w:rsidR="00214DC9" w:rsidRPr="00214DC9">
        <w:rPr>
          <w:rFonts w:ascii="Times New Roman" w:hAnsi="Times New Roman" w:cs="Times New Roman"/>
          <w:b/>
          <w:bCs/>
        </w:rPr>
        <w:t>6</w:t>
      </w:r>
      <w:ins w:id="144" w:author="Ty Beal" w:date="2024-03-27T15:49:00Z">
        <w:r w:rsidR="00880154">
          <w:rPr>
            <w:rFonts w:ascii="Times New Roman" w:hAnsi="Times New Roman" w:cs="Times New Roman"/>
            <w:b/>
            <w:bCs/>
          </w:rPr>
          <w:t xml:space="preserve"> |</w:t>
        </w:r>
      </w:ins>
      <w:del w:id="145" w:author="Ty Beal" w:date="2024-03-27T15:49:00Z">
        <w:r w:rsidRPr="00214DC9" w:rsidDel="00880154">
          <w:rPr>
            <w:rFonts w:ascii="Times New Roman" w:hAnsi="Times New Roman" w:cs="Times New Roman"/>
            <w:b/>
            <w:bCs/>
          </w:rPr>
          <w:delText>.</w:delText>
        </w:r>
      </w:del>
      <w:r w:rsidRPr="00214DC9">
        <w:rPr>
          <w:rFonts w:ascii="Times New Roman" w:hAnsi="Times New Roman" w:cs="Times New Roman"/>
          <w:b/>
          <w:bCs/>
        </w:rPr>
        <w:t xml:space="preserve"> </w:t>
      </w:r>
      <w:ins w:id="146" w:author="Ty Beal" w:date="2024-03-27T15:49:00Z">
        <w:r w:rsidR="008C759F">
          <w:rPr>
            <w:rFonts w:ascii="Times New Roman" w:hAnsi="Times New Roman" w:cs="Times New Roman"/>
            <w:b/>
            <w:bCs/>
          </w:rPr>
          <w:t xml:space="preserve">Linear regression analysis of </w:t>
        </w:r>
        <w:r w:rsidR="008C759F" w:rsidRPr="00214DC9">
          <w:rPr>
            <w:rFonts w:ascii="Times New Roman" w:hAnsi="Times New Roman" w:cs="Times New Roman"/>
            <w:b/>
            <w:bCs/>
          </w:rPr>
          <w:t xml:space="preserve">the </w:t>
        </w:r>
        <w:r w:rsidR="008C759F">
          <w:rPr>
            <w:rFonts w:ascii="Times New Roman" w:hAnsi="Times New Roman" w:cs="Times New Roman"/>
            <w:b/>
            <w:bCs/>
          </w:rPr>
          <w:t>relationship between</w:t>
        </w:r>
      </w:ins>
      <w:ins w:id="147" w:author="Ty Beal" w:date="2024-03-27T15:50:00Z">
        <w:r w:rsidR="008C759F">
          <w:rPr>
            <w:rFonts w:ascii="Times New Roman" w:hAnsi="Times New Roman" w:cs="Times New Roman"/>
            <w:b/>
            <w:bCs/>
          </w:rPr>
          <w:t xml:space="preserve"> the retail value of </w:t>
        </w:r>
        <w:proofErr w:type="spellStart"/>
        <w:r w:rsidR="008C759F">
          <w:rPr>
            <w:rFonts w:ascii="Times New Roman" w:hAnsi="Times New Roman" w:cs="Times New Roman"/>
            <w:b/>
            <w:bCs/>
          </w:rPr>
          <w:t>ultraprocessed</w:t>
        </w:r>
        <w:proofErr w:type="spellEnd"/>
        <w:r w:rsidR="008C759F">
          <w:rPr>
            <w:rFonts w:ascii="Times New Roman" w:hAnsi="Times New Roman" w:cs="Times New Roman"/>
            <w:b/>
            <w:bCs/>
          </w:rPr>
          <w:t xml:space="preserve"> food sales per person and</w:t>
        </w:r>
      </w:ins>
      <w:ins w:id="148" w:author="Ty Beal" w:date="2024-03-27T15:49:00Z">
        <w:r w:rsidR="008C759F">
          <w:rPr>
            <w:rFonts w:ascii="Times New Roman" w:hAnsi="Times New Roman" w:cs="Times New Roman"/>
            <w:b/>
            <w:bCs/>
          </w:rPr>
          <w:t xml:space="preserve"> </w:t>
        </w:r>
      </w:ins>
      <w:proofErr w:type="spellStart"/>
      <w:ins w:id="149" w:author="Ty Beal" w:date="2024-03-27T15:50:00Z">
        <w:r w:rsidR="008C759F">
          <w:rPr>
            <w:rFonts w:ascii="Times New Roman" w:hAnsi="Times New Roman" w:cs="Times New Roman"/>
            <w:b/>
            <w:bCs/>
          </w:rPr>
          <w:t>ultraprocessed</w:t>
        </w:r>
        <w:proofErr w:type="spellEnd"/>
        <w:r w:rsidR="008C759F">
          <w:rPr>
            <w:rFonts w:ascii="Times New Roman" w:hAnsi="Times New Roman" w:cs="Times New Roman"/>
            <w:b/>
            <w:bCs/>
          </w:rPr>
          <w:t xml:space="preserve"> food consumption among adults ≥ 15 years</w:t>
        </w:r>
      </w:ins>
      <w:ins w:id="150" w:author="Ty Beal" w:date="2024-03-27T15:49:00Z">
        <w:r w:rsidR="008C759F">
          <w:rPr>
            <w:rFonts w:ascii="Times New Roman" w:hAnsi="Times New Roman" w:cs="Times New Roman"/>
            <w:b/>
            <w:bCs/>
          </w:rPr>
          <w:t xml:space="preserve">. </w:t>
        </w:r>
        <w:r w:rsidR="008C759F" w:rsidRPr="007D007A">
          <w:rPr>
            <w:rFonts w:ascii="Times New Roman" w:hAnsi="Times New Roman" w:cs="Times New Roman"/>
          </w:rPr>
          <w:t xml:space="preserve">Data </w:t>
        </w:r>
        <w:r w:rsidR="008C759F">
          <w:rPr>
            <w:rFonts w:ascii="Times New Roman" w:hAnsi="Times New Roman" w:cs="Times New Roman"/>
          </w:rPr>
          <w:t xml:space="preserve">on </w:t>
        </w:r>
      </w:ins>
      <w:ins w:id="151" w:author="Ty Beal" w:date="2024-03-27T15:51:00Z">
        <w:r w:rsidR="00E963C7">
          <w:rPr>
            <w:rFonts w:ascii="Times New Roman" w:hAnsi="Times New Roman" w:cs="Times New Roman"/>
          </w:rPr>
          <w:t>food sa</w:t>
        </w:r>
      </w:ins>
      <w:ins w:id="152" w:author="Ty Beal" w:date="2024-03-27T15:52:00Z">
        <w:r w:rsidR="00E963C7">
          <w:rPr>
            <w:rFonts w:ascii="Times New Roman" w:hAnsi="Times New Roman" w:cs="Times New Roman"/>
          </w:rPr>
          <w:t>les</w:t>
        </w:r>
      </w:ins>
      <w:ins w:id="153" w:author="Ty Beal" w:date="2024-03-27T15:49:00Z">
        <w:r w:rsidR="008C759F">
          <w:rPr>
            <w:rFonts w:ascii="Times New Roman" w:hAnsi="Times New Roman" w:cs="Times New Roman"/>
          </w:rPr>
          <w:t xml:space="preserve"> are from</w:t>
        </w:r>
      </w:ins>
      <w:ins w:id="154" w:author="Ty Beal" w:date="2024-03-27T15:52:00Z">
        <w:r w:rsidR="00E963C7">
          <w:rPr>
            <w:rFonts w:ascii="Times New Roman" w:hAnsi="Times New Roman" w:cs="Times New Roman"/>
          </w:rPr>
          <w:t xml:space="preserve"> 2021 </w:t>
        </w:r>
      </w:ins>
      <w:ins w:id="155" w:author="Ty Beal" w:date="2024-03-27T15:53:00Z">
        <w:r w:rsidR="00A30C12">
          <w:rPr>
            <w:rFonts w:ascii="Times New Roman" w:hAnsi="Times New Roman" w:cs="Times New Roman"/>
          </w:rPr>
          <w:t>by</w:t>
        </w:r>
      </w:ins>
      <w:ins w:id="156" w:author="Ty Beal" w:date="2024-03-27T15:49:00Z">
        <w:r w:rsidR="008C759F">
          <w:rPr>
            <w:rFonts w:ascii="Times New Roman" w:hAnsi="Times New Roman" w:cs="Times New Roman"/>
          </w:rPr>
          <w:t xml:space="preserve"> </w:t>
        </w:r>
      </w:ins>
      <w:ins w:id="157" w:author="Ty Beal" w:date="2024-03-27T15:52:00Z">
        <w:r w:rsidR="00E963C7">
          <w:rPr>
            <w:rFonts w:ascii="Times New Roman" w:hAnsi="Times New Roman" w:cs="Times New Roman"/>
          </w:rPr>
          <w:t>Euromonitor</w:t>
        </w:r>
      </w:ins>
      <w:ins w:id="158" w:author="Ty Beal" w:date="2024-03-27T15:49:00Z">
        <w:r w:rsidR="008C759F">
          <w:rPr>
            <w:rFonts w:ascii="Times New Roman" w:hAnsi="Times New Roman" w:cs="Times New Roman"/>
          </w:rPr>
          <w:t>. Data on</w:t>
        </w:r>
      </w:ins>
      <w:ins w:id="159" w:author="Ty Beal" w:date="2024-03-27T15:53:00Z">
        <w:r w:rsidR="00A30C12">
          <w:rPr>
            <w:rFonts w:ascii="Times New Roman" w:hAnsi="Times New Roman" w:cs="Times New Roman"/>
          </w:rPr>
          <w:t xml:space="preserve"> </w:t>
        </w:r>
      </w:ins>
      <w:ins w:id="160" w:author="Ty Beal" w:date="2024-03-27T15:49:00Z">
        <w:r w:rsidR="008C759F">
          <w:rPr>
            <w:rFonts w:ascii="Times New Roman" w:hAnsi="Times New Roman" w:cs="Times New Roman"/>
          </w:rPr>
          <w:t xml:space="preserve">consumption </w:t>
        </w:r>
        <w:r w:rsidR="008C759F" w:rsidRPr="007D007A">
          <w:rPr>
            <w:rFonts w:ascii="Times New Roman" w:hAnsi="Times New Roman" w:cs="Times New Roman"/>
          </w:rPr>
          <w:t>are from the Diet Quality Questionnaire in the 2021–2023 Gallup World Poll.</w:t>
        </w:r>
        <w:r w:rsidR="008C759F">
          <w:rPr>
            <w:rFonts w:ascii="Times New Roman" w:hAnsi="Times New Roman" w:cs="Times New Roman"/>
          </w:rPr>
          <w:t xml:space="preserve"> The sizes of the circles indicate the country population sizes. The p value </w:t>
        </w:r>
        <w:r w:rsidR="008C759F" w:rsidRPr="00E178A6">
          <w:rPr>
            <w:rFonts w:ascii="Times New Roman" w:hAnsi="Times New Roman" w:cs="Times New Roman"/>
          </w:rPr>
          <w:t>indicate</w:t>
        </w:r>
        <w:r w:rsidR="008C759F">
          <w:rPr>
            <w:rFonts w:ascii="Times New Roman" w:hAnsi="Times New Roman" w:cs="Times New Roman"/>
          </w:rPr>
          <w:t>s</w:t>
        </w:r>
        <w:r w:rsidR="008C759F" w:rsidRPr="00E178A6">
          <w:rPr>
            <w:rFonts w:ascii="Times New Roman" w:hAnsi="Times New Roman" w:cs="Times New Roman"/>
          </w:rPr>
          <w:t xml:space="preserve"> the statistical significance of the </w:t>
        </w:r>
        <w:r w:rsidR="008C759F">
          <w:rPr>
            <w:rFonts w:ascii="Times New Roman" w:hAnsi="Times New Roman" w:cs="Times New Roman"/>
          </w:rPr>
          <w:t xml:space="preserve">bivariate </w:t>
        </w:r>
        <w:r w:rsidR="008C759F" w:rsidRPr="00E178A6">
          <w:rPr>
            <w:rFonts w:ascii="Times New Roman" w:hAnsi="Times New Roman" w:cs="Times New Roman"/>
          </w:rPr>
          <w:t>linear relationship</w:t>
        </w:r>
        <w:r w:rsidR="008C759F">
          <w:rPr>
            <w:rFonts w:ascii="Times New Roman" w:hAnsi="Times New Roman" w:cs="Times New Roman"/>
          </w:rPr>
          <w:t>.</w:t>
        </w:r>
      </w:ins>
    </w:p>
    <w:p w14:paraId="33D72CB6" w14:textId="77777777" w:rsidR="00762AD1" w:rsidRDefault="00762AD1" w:rsidP="008C759F">
      <w:pPr>
        <w:rPr>
          <w:ins w:id="161" w:author="Ty Beal" w:date="2024-04-10T09:30:00Z"/>
          <w:rFonts w:ascii="Times New Roman" w:hAnsi="Times New Roman" w:cs="Times New Roman"/>
        </w:rPr>
      </w:pPr>
    </w:p>
    <w:p w14:paraId="1EFE5B7A" w14:textId="3284D04B" w:rsidR="00762AD1" w:rsidRDefault="00762AD1" w:rsidP="008C759F">
      <w:pPr>
        <w:rPr>
          <w:ins w:id="162" w:author="Ty Beal" w:date="2024-03-27T15:49:00Z"/>
          <w:rFonts w:ascii="Times New Roman" w:hAnsi="Times New Roman" w:cs="Times New Roman"/>
          <w:b/>
          <w:bCs/>
        </w:rPr>
      </w:pPr>
      <w:ins w:id="163" w:author="Ty Beal" w:date="2024-04-10T09:30:00Z">
        <w:r>
          <w:rPr>
            <w:rFonts w:ascii="Times New Roman" w:hAnsi="Times New Roman" w:cs="Times New Roman"/>
          </w:rPr>
          <w:t>Additional figures that may be in the main text or supplemental material</w:t>
        </w:r>
        <w:r w:rsidR="00B63128">
          <w:rPr>
            <w:rFonts w:ascii="Times New Roman" w:hAnsi="Times New Roman" w:cs="Times New Roman"/>
          </w:rPr>
          <w:t>…</w:t>
        </w:r>
      </w:ins>
    </w:p>
    <w:p w14:paraId="14211F6C" w14:textId="77777777" w:rsidR="008C759F" w:rsidRDefault="008C759F" w:rsidP="0054442C">
      <w:pPr>
        <w:rPr>
          <w:ins w:id="164" w:author="Ty Beal" w:date="2024-03-27T15:49:00Z"/>
          <w:rFonts w:ascii="Times New Roman" w:hAnsi="Times New Roman" w:cs="Times New Roman"/>
          <w:b/>
          <w:bCs/>
        </w:rPr>
      </w:pPr>
    </w:p>
    <w:p w14:paraId="20B46E9A" w14:textId="1B08EE74" w:rsidR="0054442C" w:rsidDel="004654C1" w:rsidRDefault="00C00932">
      <w:pPr>
        <w:rPr>
          <w:del w:id="165" w:author="Ty Beal" w:date="2024-03-27T15:58:00Z"/>
          <w:rFonts w:ascii="Times New Roman" w:hAnsi="Times New Roman" w:cs="Times New Roman"/>
          <w:b/>
          <w:bCs/>
        </w:rPr>
      </w:pPr>
      <w:del w:id="166" w:author="Ty Beal" w:date="2024-03-27T15:58:00Z">
        <w:r w:rsidRPr="00214DC9" w:rsidDel="00E27923">
          <w:rPr>
            <w:rFonts w:ascii="Times New Roman" w:hAnsi="Times New Roman" w:cs="Times New Roman"/>
            <w:b/>
            <w:bCs/>
          </w:rPr>
          <w:lastRenderedPageBreak/>
          <w:delText>Relationship between UPF food consumption and retail value of UPF sales</w:delText>
        </w:r>
      </w:del>
    </w:p>
    <w:p w14:paraId="143E4C91" w14:textId="77777777" w:rsidR="004654C1" w:rsidRDefault="004654C1">
      <w:pPr>
        <w:jc w:val="center"/>
        <w:rPr>
          <w:ins w:id="167" w:author="Ty Beal" w:date="2024-03-27T16:00:00Z"/>
          <w:rFonts w:ascii="Times New Roman" w:hAnsi="Times New Roman" w:cs="Times New Roman"/>
        </w:rPr>
        <w:pPrChange w:id="168" w:author="Ty Beal" w:date="2024-03-27T16:00:00Z">
          <w:pPr/>
        </w:pPrChange>
      </w:pPr>
      <w:commentRangeStart w:id="169"/>
      <w:ins w:id="170" w:author="Ty Beal" w:date="2024-03-27T16:00:00Z">
        <w:r>
          <w:rPr>
            <w:rFonts w:ascii="Times New Roman" w:hAnsi="Times New Roman" w:cs="Times New Roman"/>
            <w:noProof/>
            <w14:ligatures w14:val="standardContextual"/>
          </w:rPr>
          <w:drawing>
            <wp:inline distT="0" distB="0" distL="0" distR="0" wp14:anchorId="2DB42063" wp14:editId="35E570F0">
              <wp:extent cx="4572000" cy="4173848"/>
              <wp:effectExtent l="0" t="0" r="0" b="5080"/>
              <wp:docPr id="2847093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9379" name="Picture 6"/>
                      <pic:cNvPicPr/>
                    </pic:nvPicPr>
                    <pic:blipFill rotWithShape="1">
                      <a:blip r:embed="rId16">
                        <a:extLst>
                          <a:ext uri="{28A0092B-C50C-407E-A947-70E740481C1C}">
                            <a14:useLocalDpi xmlns:a14="http://schemas.microsoft.com/office/drawing/2010/main" val="0"/>
                          </a:ext>
                        </a:extLst>
                      </a:blip>
                      <a:srcRect b="36023"/>
                      <a:stretch/>
                    </pic:blipFill>
                    <pic:spPr bwMode="auto">
                      <a:xfrm>
                        <a:off x="0" y="0"/>
                        <a:ext cx="4572000" cy="4173848"/>
                      </a:xfrm>
                      <a:prstGeom prst="rect">
                        <a:avLst/>
                      </a:prstGeom>
                      <a:ln>
                        <a:noFill/>
                      </a:ln>
                      <a:extLst>
                        <a:ext uri="{53640926-AAD7-44D8-BBD7-CCE9431645EC}">
                          <a14:shadowObscured xmlns:a14="http://schemas.microsoft.com/office/drawing/2010/main"/>
                        </a:ext>
                      </a:extLst>
                    </pic:spPr>
                  </pic:pic>
                </a:graphicData>
              </a:graphic>
            </wp:inline>
          </w:drawing>
        </w:r>
        <w:commentRangeEnd w:id="169"/>
        <w:r>
          <w:rPr>
            <w:rStyle w:val="CommentReference"/>
          </w:rPr>
          <w:commentReference w:id="169"/>
        </w:r>
      </w:ins>
    </w:p>
    <w:p w14:paraId="350C2354" w14:textId="6CC7F28A" w:rsidR="004654C1" w:rsidRDefault="004654C1" w:rsidP="004654C1">
      <w:pPr>
        <w:rPr>
          <w:ins w:id="171" w:author="Ty Beal" w:date="2024-04-10T09:13:00Z"/>
          <w:rFonts w:ascii="Times New Roman" w:hAnsi="Times New Roman" w:cs="Times New Roman"/>
        </w:rPr>
      </w:pPr>
      <w:ins w:id="172" w:author="Ty Beal" w:date="2024-03-27T16:00:00Z">
        <w:r w:rsidRPr="00214DC9">
          <w:rPr>
            <w:rFonts w:ascii="Times New Roman" w:hAnsi="Times New Roman" w:cs="Times New Roman"/>
            <w:b/>
            <w:bCs/>
          </w:rPr>
          <w:t>Fig</w:t>
        </w:r>
        <w:r>
          <w:rPr>
            <w:rFonts w:ascii="Times New Roman" w:hAnsi="Times New Roman" w:cs="Times New Roman"/>
            <w:b/>
            <w:bCs/>
          </w:rPr>
          <w:t>.</w:t>
        </w:r>
        <w:r w:rsidRPr="00214DC9">
          <w:rPr>
            <w:rFonts w:ascii="Times New Roman" w:hAnsi="Times New Roman" w:cs="Times New Roman"/>
            <w:b/>
            <w:bCs/>
          </w:rPr>
          <w:t xml:space="preserve"> </w:t>
        </w:r>
        <w:r>
          <w:rPr>
            <w:rFonts w:ascii="Times New Roman" w:hAnsi="Times New Roman" w:cs="Times New Roman"/>
            <w:b/>
            <w:bCs/>
          </w:rPr>
          <w:t>7 |</w:t>
        </w:r>
        <w:r w:rsidRPr="00214DC9">
          <w:rPr>
            <w:rFonts w:ascii="Times New Roman" w:hAnsi="Times New Roman" w:cs="Times New Roman"/>
            <w:b/>
            <w:bCs/>
          </w:rPr>
          <w:t xml:space="preserve"> </w:t>
        </w:r>
        <w:r>
          <w:rPr>
            <w:rFonts w:ascii="Times New Roman" w:hAnsi="Times New Roman" w:cs="Times New Roman"/>
            <w:b/>
            <w:bCs/>
          </w:rPr>
          <w:t xml:space="preserve">Linear regression analysis of </w:t>
        </w:r>
        <w:r w:rsidRPr="00214DC9">
          <w:rPr>
            <w:rFonts w:ascii="Times New Roman" w:hAnsi="Times New Roman" w:cs="Times New Roman"/>
            <w:b/>
            <w:bCs/>
          </w:rPr>
          <w:t xml:space="preserve">the </w:t>
        </w:r>
        <w:r>
          <w:rPr>
            <w:rFonts w:ascii="Times New Roman" w:hAnsi="Times New Roman" w:cs="Times New Roman"/>
            <w:b/>
            <w:bCs/>
          </w:rPr>
          <w:t>relationship between NCD-Risk and NCD-Protect</w:t>
        </w:r>
      </w:ins>
      <w:ins w:id="173" w:author="Ty Beal" w:date="2024-03-27T16:03:00Z">
        <w:r w:rsidR="00C00805">
          <w:rPr>
            <w:rFonts w:ascii="Times New Roman" w:hAnsi="Times New Roman" w:cs="Times New Roman"/>
            <w:b/>
            <w:bCs/>
          </w:rPr>
          <w:t xml:space="preserve"> </w:t>
        </w:r>
      </w:ins>
      <w:ins w:id="174" w:author="Ty Beal" w:date="2024-03-27T16:00:00Z">
        <w:r>
          <w:rPr>
            <w:rFonts w:ascii="Times New Roman" w:hAnsi="Times New Roman" w:cs="Times New Roman"/>
            <w:b/>
            <w:bCs/>
          </w:rPr>
          <w:t xml:space="preserve">adults ≥ 15 years. </w:t>
        </w:r>
      </w:ins>
      <w:ins w:id="175" w:author="Ty Beal" w:date="2024-03-27T16:03:00Z">
        <w:r w:rsidR="00A960CC" w:rsidRPr="007D007A">
          <w:rPr>
            <w:rFonts w:ascii="Times New Roman" w:hAnsi="Times New Roman" w:cs="Times New Roman"/>
          </w:rPr>
          <w:t>Data are from the Diet Quality Questionnaire in the 2021–2023 Gallup World Poll.</w:t>
        </w:r>
      </w:ins>
      <w:ins w:id="176" w:author="Ty Beal" w:date="2024-03-27T16:00:00Z">
        <w:r>
          <w:rPr>
            <w:rFonts w:ascii="Times New Roman" w:hAnsi="Times New Roman" w:cs="Times New Roman"/>
          </w:rPr>
          <w:t xml:space="preserve"> The p value </w:t>
        </w:r>
        <w:r w:rsidRPr="00E178A6">
          <w:rPr>
            <w:rFonts w:ascii="Times New Roman" w:hAnsi="Times New Roman" w:cs="Times New Roman"/>
          </w:rPr>
          <w:t>indicate</w:t>
        </w:r>
        <w:r>
          <w:rPr>
            <w:rFonts w:ascii="Times New Roman" w:hAnsi="Times New Roman" w:cs="Times New Roman"/>
          </w:rPr>
          <w:t>s</w:t>
        </w:r>
        <w:r w:rsidRPr="00E178A6">
          <w:rPr>
            <w:rFonts w:ascii="Times New Roman" w:hAnsi="Times New Roman" w:cs="Times New Roman"/>
          </w:rPr>
          <w:t xml:space="preserve"> the statistical significance of the </w:t>
        </w:r>
        <w:r>
          <w:rPr>
            <w:rFonts w:ascii="Times New Roman" w:hAnsi="Times New Roman" w:cs="Times New Roman"/>
          </w:rPr>
          <w:t xml:space="preserve">bivariate </w:t>
        </w:r>
        <w:r w:rsidRPr="00E178A6">
          <w:rPr>
            <w:rFonts w:ascii="Times New Roman" w:hAnsi="Times New Roman" w:cs="Times New Roman"/>
          </w:rPr>
          <w:t>linear relationship</w:t>
        </w:r>
        <w:r>
          <w:rPr>
            <w:rFonts w:ascii="Times New Roman" w:hAnsi="Times New Roman" w:cs="Times New Roman"/>
          </w:rPr>
          <w:t>.</w:t>
        </w:r>
      </w:ins>
    </w:p>
    <w:p w14:paraId="4A9D4164" w14:textId="77777777" w:rsidR="00FC39C6" w:rsidRDefault="00FC39C6" w:rsidP="004654C1">
      <w:pPr>
        <w:rPr>
          <w:ins w:id="177" w:author="Ty Beal" w:date="2024-04-10T09:13:00Z"/>
          <w:rFonts w:ascii="Times New Roman" w:hAnsi="Times New Roman" w:cs="Times New Roman"/>
        </w:rPr>
      </w:pPr>
    </w:p>
    <w:p w14:paraId="11859174" w14:textId="77777777" w:rsidR="0075172C" w:rsidRDefault="0075172C" w:rsidP="0075172C">
      <w:pPr>
        <w:spacing w:after="120"/>
        <w:jc w:val="center"/>
        <w:rPr>
          <w:ins w:id="178" w:author="Ty Beal" w:date="2024-04-10T09:31:00Z"/>
          <w:rFonts w:ascii="Times New Roman" w:hAnsi="Times New Roman" w:cs="Times New Roman"/>
        </w:rPr>
      </w:pPr>
      <w:commentRangeStart w:id="179"/>
      <w:ins w:id="180" w:author="Ty Beal" w:date="2024-04-10T09:31:00Z">
        <w:r>
          <w:rPr>
            <w:rFonts w:ascii="Times New Roman" w:hAnsi="Times New Roman" w:cs="Times New Roman"/>
            <w:noProof/>
            <w14:ligatures w14:val="standardContextual"/>
          </w:rPr>
          <w:lastRenderedPageBreak/>
          <w:drawing>
            <wp:inline distT="0" distB="0" distL="0" distR="0" wp14:anchorId="7A18EDB0" wp14:editId="2963674F">
              <wp:extent cx="5486400" cy="5909732"/>
              <wp:effectExtent l="0" t="0" r="0" b="0"/>
              <wp:docPr id="743032057"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32057" name="Picture 5" descr="A graph of different colored bar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47729"/>
                      <a:stretch/>
                    </pic:blipFill>
                    <pic:spPr bwMode="auto">
                      <a:xfrm>
                        <a:off x="0" y="0"/>
                        <a:ext cx="5486400" cy="5909732"/>
                      </a:xfrm>
                      <a:prstGeom prst="rect">
                        <a:avLst/>
                      </a:prstGeom>
                      <a:ln>
                        <a:noFill/>
                      </a:ln>
                      <a:extLst>
                        <a:ext uri="{53640926-AAD7-44D8-BBD7-CCE9431645EC}">
                          <a14:shadowObscured xmlns:a14="http://schemas.microsoft.com/office/drawing/2010/main"/>
                        </a:ext>
                      </a:extLst>
                    </pic:spPr>
                  </pic:pic>
                </a:graphicData>
              </a:graphic>
            </wp:inline>
          </w:drawing>
        </w:r>
        <w:commentRangeEnd w:id="179"/>
        <w:r>
          <w:rPr>
            <w:rStyle w:val="CommentReference"/>
          </w:rPr>
          <w:commentReference w:id="179"/>
        </w:r>
      </w:ins>
    </w:p>
    <w:p w14:paraId="0D4CA274" w14:textId="2F23015A" w:rsidR="00FC39C6" w:rsidRDefault="0075172C" w:rsidP="0075172C">
      <w:pPr>
        <w:rPr>
          <w:ins w:id="181" w:author="Ty Beal" w:date="2024-03-27T16:00:00Z"/>
          <w:rFonts w:ascii="Times New Roman" w:hAnsi="Times New Roman" w:cs="Times New Roman"/>
          <w:b/>
          <w:bCs/>
        </w:rPr>
      </w:pPr>
      <w:ins w:id="182" w:author="Ty Beal" w:date="2024-04-10T09:31:00Z">
        <w:r>
          <w:rPr>
            <w:rFonts w:ascii="Times New Roman" w:hAnsi="Times New Roman" w:cs="Times New Roman"/>
            <w:b/>
            <w:bCs/>
          </w:rPr>
          <w:t xml:space="preserve">Fig. </w:t>
        </w:r>
        <w:r>
          <w:rPr>
            <w:rFonts w:ascii="Times New Roman" w:hAnsi="Times New Roman" w:cs="Times New Roman"/>
            <w:b/>
            <w:bCs/>
          </w:rPr>
          <w:t>8</w:t>
        </w:r>
        <w:r>
          <w:rPr>
            <w:rFonts w:ascii="Times New Roman" w:hAnsi="Times New Roman" w:cs="Times New Roman"/>
            <w:b/>
            <w:bCs/>
          </w:rPr>
          <w:t xml:space="preserve"> | Variation in diet quality among adults ≥ 15 years by </w:t>
        </w:r>
        <w:r>
          <w:rPr>
            <w:rFonts w:ascii="Times New Roman" w:hAnsi="Times New Roman" w:cs="Times New Roman"/>
            <w:b/>
            <w:bCs/>
          </w:rPr>
          <w:t>World Bank income group</w:t>
        </w:r>
        <w:r>
          <w:rPr>
            <w:rFonts w:ascii="Times New Roman" w:hAnsi="Times New Roman" w:cs="Times New Roman"/>
            <w:b/>
            <w:bCs/>
          </w:rPr>
          <w:t xml:space="preserve">. </w:t>
        </w:r>
        <w:r w:rsidRPr="009766F6">
          <w:rPr>
            <w:rFonts w:ascii="Times New Roman" w:hAnsi="Times New Roman" w:cs="Times New Roman"/>
          </w:rPr>
          <w:t>Data are from the Diet Quality Questionnaire in the 2021–2023 Gallup World Poll.</w:t>
        </w:r>
        <w:r>
          <w:rPr>
            <w:rFonts w:ascii="Times New Roman" w:hAnsi="Times New Roman" w:cs="Times New Roman"/>
          </w:rPr>
          <w:t xml:space="preserve"> </w:t>
        </w:r>
        <w:r w:rsidRPr="00016EF9">
          <w:rPr>
            <w:rFonts w:ascii="Times New Roman" w:hAnsi="Times New Roman" w:cs="Times New Roman"/>
          </w:rPr>
          <w:t>Error bars show 95% confidence intervals.</w:t>
        </w:r>
        <w:r>
          <w:rPr>
            <w:rFonts w:ascii="Times New Roman" w:hAnsi="Times New Roman" w:cs="Times New Roman"/>
          </w:rPr>
          <w:t xml:space="preserve"> Data are pooled across 85 countries with a total sample size of XX. </w:t>
        </w:r>
        <w:r w:rsidRPr="002233A6">
          <w:rPr>
            <w:rFonts w:ascii="Times New Roman" w:hAnsi="Times New Roman" w:cs="Times New Roman"/>
          </w:rPr>
          <w:t xml:space="preserve">The p values are for differences between </w:t>
        </w:r>
        <w:r>
          <w:rPr>
            <w:rFonts w:ascii="Times New Roman" w:hAnsi="Times New Roman" w:cs="Times New Roman"/>
          </w:rPr>
          <w:t xml:space="preserve">income </w:t>
        </w:r>
        <w:r w:rsidR="00104EF2">
          <w:rPr>
            <w:rFonts w:ascii="Times New Roman" w:hAnsi="Times New Roman" w:cs="Times New Roman"/>
          </w:rPr>
          <w:t>groups</w:t>
        </w:r>
        <w:r w:rsidRPr="002233A6">
          <w:rPr>
            <w:rFonts w:ascii="Times New Roman" w:hAnsi="Times New Roman" w:cs="Times New Roman"/>
          </w:rPr>
          <w:t>.</w:t>
        </w:r>
      </w:ins>
    </w:p>
    <w:p w14:paraId="2FF51224" w14:textId="77777777" w:rsidR="004654C1" w:rsidRDefault="004654C1" w:rsidP="0054442C">
      <w:pPr>
        <w:rPr>
          <w:ins w:id="183" w:author="Ty Beal" w:date="2024-04-10T09:43:00Z"/>
          <w:rFonts w:ascii="Times New Roman" w:hAnsi="Times New Roman" w:cs="Times New Roman"/>
          <w:b/>
          <w:bCs/>
        </w:rPr>
      </w:pPr>
    </w:p>
    <w:p w14:paraId="407624FA" w14:textId="77777777" w:rsidR="003F287C" w:rsidRDefault="003F287C" w:rsidP="003F287C">
      <w:pPr>
        <w:spacing w:after="120"/>
        <w:jc w:val="center"/>
        <w:rPr>
          <w:ins w:id="184" w:author="Ty Beal" w:date="2024-04-10T09:43:00Z"/>
          <w:rFonts w:ascii="Times New Roman" w:hAnsi="Times New Roman" w:cs="Times New Roman"/>
        </w:rPr>
      </w:pPr>
      <w:commentRangeStart w:id="185"/>
      <w:ins w:id="186" w:author="Ty Beal" w:date="2024-04-10T09:43:00Z">
        <w:r>
          <w:rPr>
            <w:rFonts w:ascii="Times New Roman" w:hAnsi="Times New Roman" w:cs="Times New Roman"/>
            <w:noProof/>
            <w14:ligatures w14:val="standardContextual"/>
          </w:rPr>
          <w:lastRenderedPageBreak/>
          <w:drawing>
            <wp:inline distT="0" distB="0" distL="0" distR="0" wp14:anchorId="245EA7AF" wp14:editId="5E539CEB">
              <wp:extent cx="5486400" cy="5909732"/>
              <wp:effectExtent l="0" t="0" r="0" b="0"/>
              <wp:docPr id="1494691611"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32057" name="Picture 5" descr="A graph of different colored bar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47729"/>
                      <a:stretch/>
                    </pic:blipFill>
                    <pic:spPr bwMode="auto">
                      <a:xfrm>
                        <a:off x="0" y="0"/>
                        <a:ext cx="5486400" cy="5909732"/>
                      </a:xfrm>
                      <a:prstGeom prst="rect">
                        <a:avLst/>
                      </a:prstGeom>
                      <a:ln>
                        <a:noFill/>
                      </a:ln>
                      <a:extLst>
                        <a:ext uri="{53640926-AAD7-44D8-BBD7-CCE9431645EC}">
                          <a14:shadowObscured xmlns:a14="http://schemas.microsoft.com/office/drawing/2010/main"/>
                        </a:ext>
                      </a:extLst>
                    </pic:spPr>
                  </pic:pic>
                </a:graphicData>
              </a:graphic>
            </wp:inline>
          </w:drawing>
        </w:r>
        <w:commentRangeEnd w:id="185"/>
        <w:r>
          <w:rPr>
            <w:rStyle w:val="CommentReference"/>
          </w:rPr>
          <w:commentReference w:id="185"/>
        </w:r>
      </w:ins>
    </w:p>
    <w:p w14:paraId="0F755C32" w14:textId="3F536765" w:rsidR="003F287C" w:rsidRDefault="003F287C" w:rsidP="003F287C">
      <w:pPr>
        <w:rPr>
          <w:ins w:id="187" w:author="Ty Beal" w:date="2024-04-10T09:45:00Z"/>
          <w:rFonts w:ascii="Times New Roman" w:hAnsi="Times New Roman" w:cs="Times New Roman"/>
        </w:rPr>
      </w:pPr>
      <w:ins w:id="188" w:author="Ty Beal" w:date="2024-04-10T09:43:00Z">
        <w:r>
          <w:rPr>
            <w:rFonts w:ascii="Times New Roman" w:hAnsi="Times New Roman" w:cs="Times New Roman"/>
            <w:b/>
            <w:bCs/>
          </w:rPr>
          <w:t xml:space="preserve">Fig. </w:t>
        </w:r>
        <w:r>
          <w:rPr>
            <w:rFonts w:ascii="Times New Roman" w:hAnsi="Times New Roman" w:cs="Times New Roman"/>
            <w:b/>
            <w:bCs/>
          </w:rPr>
          <w:t>9</w:t>
        </w:r>
        <w:r>
          <w:rPr>
            <w:rFonts w:ascii="Times New Roman" w:hAnsi="Times New Roman" w:cs="Times New Roman"/>
            <w:b/>
            <w:bCs/>
          </w:rPr>
          <w:t xml:space="preserve"> | </w:t>
        </w:r>
      </w:ins>
      <w:ins w:id="189" w:author="Ty Beal" w:date="2024-04-10T09:44:00Z">
        <w:r w:rsidR="009169B5">
          <w:rPr>
            <w:rFonts w:ascii="Times New Roman" w:hAnsi="Times New Roman" w:cs="Times New Roman"/>
            <w:b/>
            <w:bCs/>
          </w:rPr>
          <w:t>D</w:t>
        </w:r>
      </w:ins>
      <w:ins w:id="190" w:author="Ty Beal" w:date="2024-04-10T09:43:00Z">
        <w:r>
          <w:rPr>
            <w:rFonts w:ascii="Times New Roman" w:hAnsi="Times New Roman" w:cs="Times New Roman"/>
            <w:b/>
            <w:bCs/>
          </w:rPr>
          <w:t xml:space="preserve">iet quality among adults ≥ 15 years </w:t>
        </w:r>
      </w:ins>
      <w:ins w:id="191" w:author="Ty Beal" w:date="2024-04-10T09:44:00Z">
        <w:r w:rsidR="009169B5">
          <w:rPr>
            <w:rFonts w:ascii="Times New Roman" w:hAnsi="Times New Roman" w:cs="Times New Roman"/>
            <w:b/>
            <w:bCs/>
          </w:rPr>
          <w:t>for those reporting t</w:t>
        </w:r>
      </w:ins>
      <w:ins w:id="192" w:author="Ty Beal" w:date="2024-04-10T09:45:00Z">
        <w:r w:rsidR="009169B5">
          <w:rPr>
            <w:rFonts w:ascii="Times New Roman" w:hAnsi="Times New Roman" w:cs="Times New Roman"/>
            <w:b/>
            <w:bCs/>
          </w:rPr>
          <w:t>hat they</w:t>
        </w:r>
      </w:ins>
      <w:ins w:id="193" w:author="Ty Beal" w:date="2024-04-10T09:44:00Z">
        <w:r w:rsidR="009169B5">
          <w:rPr>
            <w:rFonts w:ascii="Times New Roman" w:hAnsi="Times New Roman" w:cs="Times New Roman"/>
            <w:b/>
            <w:bCs/>
          </w:rPr>
          <w:t xml:space="preserve"> did and did not have enough money for food</w:t>
        </w:r>
      </w:ins>
      <w:ins w:id="194" w:author="Ty Beal" w:date="2024-04-10T09:43:00Z">
        <w:r>
          <w:rPr>
            <w:rFonts w:ascii="Times New Roman" w:hAnsi="Times New Roman" w:cs="Times New Roman"/>
            <w:b/>
            <w:bCs/>
          </w:rPr>
          <w:t xml:space="preserve">. </w:t>
        </w:r>
        <w:r w:rsidRPr="009766F6">
          <w:rPr>
            <w:rFonts w:ascii="Times New Roman" w:hAnsi="Times New Roman" w:cs="Times New Roman"/>
          </w:rPr>
          <w:t>Data are from the Diet Quality Questionnaire in the 2021–2023 Gallup World Poll.</w:t>
        </w:r>
        <w:r>
          <w:rPr>
            <w:rFonts w:ascii="Times New Roman" w:hAnsi="Times New Roman" w:cs="Times New Roman"/>
          </w:rPr>
          <w:t xml:space="preserve"> </w:t>
        </w:r>
        <w:r w:rsidRPr="00016EF9">
          <w:rPr>
            <w:rFonts w:ascii="Times New Roman" w:hAnsi="Times New Roman" w:cs="Times New Roman"/>
          </w:rPr>
          <w:t>Error bars show 95% confidence intervals.</w:t>
        </w:r>
        <w:r>
          <w:rPr>
            <w:rFonts w:ascii="Times New Roman" w:hAnsi="Times New Roman" w:cs="Times New Roman"/>
          </w:rPr>
          <w:t xml:space="preserve"> Data are pooled across 85 countries with a total sample size of XX. </w:t>
        </w:r>
        <w:r w:rsidRPr="002233A6">
          <w:rPr>
            <w:rFonts w:ascii="Times New Roman" w:hAnsi="Times New Roman" w:cs="Times New Roman"/>
          </w:rPr>
          <w:t xml:space="preserve">The p values are for differences between </w:t>
        </w:r>
        <w:r>
          <w:rPr>
            <w:rFonts w:ascii="Times New Roman" w:hAnsi="Times New Roman" w:cs="Times New Roman"/>
          </w:rPr>
          <w:t>income groups</w:t>
        </w:r>
        <w:r w:rsidRPr="002233A6">
          <w:rPr>
            <w:rFonts w:ascii="Times New Roman" w:hAnsi="Times New Roman" w:cs="Times New Roman"/>
          </w:rPr>
          <w:t>.</w:t>
        </w:r>
      </w:ins>
    </w:p>
    <w:p w14:paraId="6DB2270A" w14:textId="77777777" w:rsidR="007E3E0A" w:rsidRDefault="007E3E0A" w:rsidP="003F287C">
      <w:pPr>
        <w:rPr>
          <w:ins w:id="195" w:author="Ty Beal" w:date="2024-04-10T09:45:00Z"/>
          <w:rFonts w:ascii="Times New Roman" w:hAnsi="Times New Roman" w:cs="Times New Roman"/>
        </w:rPr>
      </w:pPr>
    </w:p>
    <w:p w14:paraId="3A6645ED" w14:textId="77777777" w:rsidR="007E3E0A" w:rsidRDefault="007E3E0A" w:rsidP="007E3E0A">
      <w:pPr>
        <w:spacing w:after="120"/>
        <w:jc w:val="center"/>
        <w:rPr>
          <w:ins w:id="196" w:author="Ty Beal" w:date="2024-04-10T09:45:00Z"/>
          <w:rFonts w:ascii="Times New Roman" w:hAnsi="Times New Roman" w:cs="Times New Roman"/>
        </w:rPr>
      </w:pPr>
      <w:commentRangeStart w:id="197"/>
      <w:ins w:id="198" w:author="Ty Beal" w:date="2024-04-10T09:45:00Z">
        <w:r>
          <w:rPr>
            <w:rFonts w:ascii="Times New Roman" w:hAnsi="Times New Roman" w:cs="Times New Roman"/>
            <w:noProof/>
            <w14:ligatures w14:val="standardContextual"/>
          </w:rPr>
          <w:lastRenderedPageBreak/>
          <w:drawing>
            <wp:inline distT="0" distB="0" distL="0" distR="0" wp14:anchorId="00B3B484" wp14:editId="0920EE92">
              <wp:extent cx="5486400" cy="5909732"/>
              <wp:effectExtent l="0" t="0" r="0" b="0"/>
              <wp:docPr id="1966373233" name="Picture 5"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32057" name="Picture 5" descr="A graph of different colored bars&#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t="47729"/>
                      <a:stretch/>
                    </pic:blipFill>
                    <pic:spPr bwMode="auto">
                      <a:xfrm>
                        <a:off x="0" y="0"/>
                        <a:ext cx="5486400" cy="5909732"/>
                      </a:xfrm>
                      <a:prstGeom prst="rect">
                        <a:avLst/>
                      </a:prstGeom>
                      <a:ln>
                        <a:noFill/>
                      </a:ln>
                      <a:extLst>
                        <a:ext uri="{53640926-AAD7-44D8-BBD7-CCE9431645EC}">
                          <a14:shadowObscured xmlns:a14="http://schemas.microsoft.com/office/drawing/2010/main"/>
                        </a:ext>
                      </a:extLst>
                    </pic:spPr>
                  </pic:pic>
                </a:graphicData>
              </a:graphic>
            </wp:inline>
          </w:drawing>
        </w:r>
        <w:commentRangeEnd w:id="197"/>
        <w:r>
          <w:rPr>
            <w:rStyle w:val="CommentReference"/>
          </w:rPr>
          <w:commentReference w:id="197"/>
        </w:r>
      </w:ins>
    </w:p>
    <w:p w14:paraId="009574EF" w14:textId="6CD15FB0" w:rsidR="007E3E0A" w:rsidRDefault="007E3E0A" w:rsidP="007E3E0A">
      <w:pPr>
        <w:rPr>
          <w:ins w:id="199" w:author="Ty Beal" w:date="2024-04-10T09:45:00Z"/>
          <w:rFonts w:ascii="Times New Roman" w:hAnsi="Times New Roman" w:cs="Times New Roman"/>
          <w:b/>
          <w:bCs/>
        </w:rPr>
      </w:pPr>
      <w:ins w:id="200" w:author="Ty Beal" w:date="2024-04-10T09:45:00Z">
        <w:r>
          <w:rPr>
            <w:rFonts w:ascii="Times New Roman" w:hAnsi="Times New Roman" w:cs="Times New Roman"/>
            <w:b/>
            <w:bCs/>
          </w:rPr>
          <w:t xml:space="preserve">Fig. </w:t>
        </w:r>
        <w:r>
          <w:rPr>
            <w:rFonts w:ascii="Times New Roman" w:hAnsi="Times New Roman" w:cs="Times New Roman"/>
            <w:b/>
            <w:bCs/>
          </w:rPr>
          <w:t>10</w:t>
        </w:r>
        <w:r>
          <w:rPr>
            <w:rFonts w:ascii="Times New Roman" w:hAnsi="Times New Roman" w:cs="Times New Roman"/>
            <w:b/>
            <w:bCs/>
          </w:rPr>
          <w:t xml:space="preserve"> | </w:t>
        </w:r>
        <w:r w:rsidR="00FC479C">
          <w:rPr>
            <w:rFonts w:ascii="Times New Roman" w:hAnsi="Times New Roman" w:cs="Times New Roman"/>
            <w:b/>
            <w:bCs/>
          </w:rPr>
          <w:t>Differences in d</w:t>
        </w:r>
        <w:r>
          <w:rPr>
            <w:rFonts w:ascii="Times New Roman" w:hAnsi="Times New Roman" w:cs="Times New Roman"/>
            <w:b/>
            <w:bCs/>
          </w:rPr>
          <w:t xml:space="preserve">iet quality among adults ≥ 15 years </w:t>
        </w:r>
      </w:ins>
      <w:ins w:id="201" w:author="Ty Beal" w:date="2024-04-10T09:46:00Z">
        <w:r w:rsidR="00FC479C">
          <w:rPr>
            <w:rFonts w:ascii="Times New Roman" w:hAnsi="Times New Roman" w:cs="Times New Roman"/>
            <w:b/>
            <w:bCs/>
          </w:rPr>
          <w:t>by education</w:t>
        </w:r>
      </w:ins>
      <w:ins w:id="202" w:author="Ty Beal" w:date="2024-04-10T09:45:00Z">
        <w:r>
          <w:rPr>
            <w:rFonts w:ascii="Times New Roman" w:hAnsi="Times New Roman" w:cs="Times New Roman"/>
            <w:b/>
            <w:bCs/>
          </w:rPr>
          <w:t xml:space="preserve">. </w:t>
        </w:r>
        <w:r w:rsidRPr="009766F6">
          <w:rPr>
            <w:rFonts w:ascii="Times New Roman" w:hAnsi="Times New Roman" w:cs="Times New Roman"/>
          </w:rPr>
          <w:t>Data are from the Diet Quality Questionnaire in the 2021–2023 Gallup World Poll.</w:t>
        </w:r>
        <w:r>
          <w:rPr>
            <w:rFonts w:ascii="Times New Roman" w:hAnsi="Times New Roman" w:cs="Times New Roman"/>
          </w:rPr>
          <w:t xml:space="preserve"> </w:t>
        </w:r>
        <w:r w:rsidRPr="00016EF9">
          <w:rPr>
            <w:rFonts w:ascii="Times New Roman" w:hAnsi="Times New Roman" w:cs="Times New Roman"/>
          </w:rPr>
          <w:t>Error bars show 95% confidence intervals.</w:t>
        </w:r>
        <w:r>
          <w:rPr>
            <w:rFonts w:ascii="Times New Roman" w:hAnsi="Times New Roman" w:cs="Times New Roman"/>
          </w:rPr>
          <w:t xml:space="preserve"> Data are pooled across 85 countries with a total sample size of XX. </w:t>
        </w:r>
        <w:r w:rsidRPr="002233A6">
          <w:rPr>
            <w:rFonts w:ascii="Times New Roman" w:hAnsi="Times New Roman" w:cs="Times New Roman"/>
          </w:rPr>
          <w:t xml:space="preserve">The p values are for differences between </w:t>
        </w:r>
        <w:r>
          <w:rPr>
            <w:rFonts w:ascii="Times New Roman" w:hAnsi="Times New Roman" w:cs="Times New Roman"/>
          </w:rPr>
          <w:t>income groups</w:t>
        </w:r>
        <w:r w:rsidRPr="002233A6">
          <w:rPr>
            <w:rFonts w:ascii="Times New Roman" w:hAnsi="Times New Roman" w:cs="Times New Roman"/>
          </w:rPr>
          <w:t>.</w:t>
        </w:r>
      </w:ins>
    </w:p>
    <w:p w14:paraId="56D9E6C8" w14:textId="77777777" w:rsidR="007E3E0A" w:rsidRDefault="007E3E0A" w:rsidP="003F287C">
      <w:pPr>
        <w:rPr>
          <w:ins w:id="203" w:author="Ty Beal" w:date="2024-04-10T09:43:00Z"/>
          <w:rFonts w:ascii="Times New Roman" w:hAnsi="Times New Roman" w:cs="Times New Roman"/>
          <w:b/>
          <w:bCs/>
        </w:rPr>
      </w:pPr>
    </w:p>
    <w:p w14:paraId="4A95C928" w14:textId="77777777" w:rsidR="003F287C" w:rsidRPr="00214DC9" w:rsidRDefault="003F287C" w:rsidP="0054442C">
      <w:pPr>
        <w:rPr>
          <w:ins w:id="204" w:author="Ty Beal" w:date="2024-03-27T16:00:00Z"/>
          <w:rFonts w:ascii="Times New Roman" w:hAnsi="Times New Roman" w:cs="Times New Roman"/>
          <w:b/>
          <w:bCs/>
        </w:rPr>
      </w:pPr>
    </w:p>
    <w:p w14:paraId="4598B5BD" w14:textId="130DC1A6" w:rsidR="007F5BAC" w:rsidDel="00E27923" w:rsidRDefault="00214DC9" w:rsidP="0054442C">
      <w:pPr>
        <w:rPr>
          <w:del w:id="205" w:author="Ty Beal" w:date="2024-03-27T15:58:00Z"/>
          <w:rFonts w:ascii="Times New Roman" w:hAnsi="Times New Roman" w:cs="Times New Roman"/>
        </w:rPr>
      </w:pPr>
      <w:del w:id="206" w:author="Ty Beal" w:date="2024-03-27T15:58:00Z">
        <w:r w:rsidDel="00E27923">
          <w:rPr>
            <w:rFonts w:ascii="Times New Roman" w:hAnsi="Times New Roman" w:cs="Times New Roman"/>
          </w:rPr>
          <w:delText>Bubble graph where size of bubble corresponds to population</w:delText>
        </w:r>
      </w:del>
    </w:p>
    <w:p w14:paraId="743036F1" w14:textId="2A064225" w:rsidR="00B814F8" w:rsidDel="00E27923" w:rsidRDefault="00214DC9" w:rsidP="00214DC9">
      <w:pPr>
        <w:rPr>
          <w:del w:id="207" w:author="Ty Beal" w:date="2024-03-27T15:58:00Z"/>
          <w:rFonts w:ascii="Times New Roman" w:hAnsi="Times New Roman" w:cs="Times New Roman"/>
        </w:rPr>
      </w:pPr>
      <w:del w:id="208" w:author="Ty Beal" w:date="2024-03-27T15:58:00Z">
        <w:r w:rsidDel="00E27923">
          <w:rPr>
            <w:rFonts w:ascii="Times New Roman" w:hAnsi="Times New Roman" w:cs="Times New Roman"/>
          </w:rPr>
          <w:delText xml:space="preserve">y-axis: Average number of UPF food groups consumed </w:delText>
        </w:r>
      </w:del>
    </w:p>
    <w:p w14:paraId="6CFE4265" w14:textId="02775DAB" w:rsidR="00214DC9" w:rsidDel="00E27923" w:rsidRDefault="00214DC9" w:rsidP="00B814F8">
      <w:pPr>
        <w:ind w:firstLine="720"/>
        <w:rPr>
          <w:del w:id="209" w:author="Ty Beal" w:date="2024-03-27T15:58:00Z"/>
          <w:rFonts w:ascii="Times New Roman" w:hAnsi="Times New Roman" w:cs="Times New Roman"/>
        </w:rPr>
      </w:pPr>
      <w:del w:id="210" w:author="Ty Beal" w:date="2024-03-27T15:58:00Z">
        <w:r w:rsidDel="00E27923">
          <w:rPr>
            <w:rFonts w:ascii="Times New Roman" w:hAnsi="Times New Roman" w:cs="Times New Roman"/>
          </w:rPr>
          <w:delText xml:space="preserve">(range 0-8: </w:delText>
        </w:r>
        <w:r w:rsidR="00B814F8" w:rsidDel="00E27923">
          <w:rPr>
            <w:rFonts w:ascii="Times New Roman" w:hAnsi="Times New Roman" w:cs="Times New Roman"/>
          </w:rPr>
          <w:delText xml:space="preserve">DQQ groups </w:delText>
        </w:r>
        <w:r w:rsidDel="00E27923">
          <w:rPr>
            <w:rFonts w:ascii="Times New Roman" w:hAnsi="Times New Roman" w:cs="Times New Roman"/>
          </w:rPr>
          <w:delText>11, 12, 22, 23, 24, 27, 28, 29)</w:delText>
        </w:r>
      </w:del>
    </w:p>
    <w:p w14:paraId="61DA1A3C" w14:textId="1D10A568" w:rsidR="00214DC9" w:rsidDel="00E27923" w:rsidRDefault="00214DC9" w:rsidP="0054442C">
      <w:pPr>
        <w:rPr>
          <w:del w:id="211" w:author="Ty Beal" w:date="2024-03-27T15:58:00Z"/>
          <w:rFonts w:ascii="Times New Roman" w:hAnsi="Times New Roman" w:cs="Times New Roman"/>
        </w:rPr>
      </w:pPr>
      <w:del w:id="212" w:author="Ty Beal" w:date="2024-03-27T15:58:00Z">
        <w:r w:rsidDel="00E27923">
          <w:rPr>
            <w:rFonts w:ascii="Times New Roman" w:hAnsi="Times New Roman" w:cs="Times New Roman"/>
          </w:rPr>
          <w:delText xml:space="preserve">x-axis: </w:delText>
        </w:r>
        <w:r w:rsidR="00CA00FF" w:rsidDel="00E27923">
          <w:rPr>
            <w:rFonts w:ascii="Times New Roman" w:hAnsi="Times New Roman" w:cs="Times New Roman"/>
          </w:rPr>
          <w:delText>Retail value of UPF sales (from FSD)</w:delText>
        </w:r>
      </w:del>
    </w:p>
    <w:p w14:paraId="058B8CE5" w14:textId="77777777" w:rsidR="001647C5" w:rsidRDefault="001647C5">
      <w:pPr>
        <w:rPr>
          <w:rFonts w:ascii="Times New Roman" w:hAnsi="Times New Roman" w:cs="Times New Roman"/>
          <w:b/>
          <w:bCs/>
        </w:rPr>
      </w:pPr>
      <w:r>
        <w:rPr>
          <w:rFonts w:ascii="Times New Roman" w:hAnsi="Times New Roman" w:cs="Times New Roman"/>
          <w:b/>
          <w:bCs/>
        </w:rPr>
        <w:br w:type="page"/>
      </w:r>
    </w:p>
    <w:p w14:paraId="63076B5E" w14:textId="3720EF5D" w:rsidR="00EF58F2" w:rsidRDefault="00EF58F2" w:rsidP="0054442C">
      <w:pPr>
        <w:rPr>
          <w:rFonts w:ascii="Times New Roman" w:hAnsi="Times New Roman" w:cs="Times New Roman"/>
          <w:b/>
          <w:bCs/>
        </w:rPr>
      </w:pPr>
      <w:r w:rsidRPr="00B814F8">
        <w:rPr>
          <w:rFonts w:ascii="Times New Roman" w:hAnsi="Times New Roman" w:cs="Times New Roman"/>
          <w:b/>
          <w:bCs/>
        </w:rPr>
        <w:lastRenderedPageBreak/>
        <w:t>Table 1. Associations between diet quality, nutritional status, food security, hunger</w:t>
      </w:r>
    </w:p>
    <w:p w14:paraId="3561C6CE" w14:textId="48193C2D" w:rsidR="001647C5" w:rsidRPr="001647C5" w:rsidRDefault="001647C5" w:rsidP="0054442C">
      <w:pPr>
        <w:rPr>
          <w:rFonts w:ascii="Times New Roman" w:hAnsi="Times New Roman" w:cs="Times New Roman"/>
        </w:rPr>
      </w:pPr>
      <w:r>
        <w:rPr>
          <w:rFonts w:ascii="Times New Roman" w:hAnsi="Times New Roman" w:cs="Times New Roman"/>
        </w:rPr>
        <w:t>Ty’s suggestion</w:t>
      </w:r>
    </w:p>
    <w:tbl>
      <w:tblPr>
        <w:tblStyle w:val="TableGrid"/>
        <w:tblW w:w="0" w:type="auto"/>
        <w:tblLook w:val="04A0" w:firstRow="1" w:lastRow="0" w:firstColumn="1" w:lastColumn="0" w:noHBand="0" w:noVBand="1"/>
      </w:tblPr>
      <w:tblGrid>
        <w:gridCol w:w="2337"/>
        <w:gridCol w:w="2337"/>
        <w:gridCol w:w="2338"/>
        <w:gridCol w:w="2338"/>
      </w:tblGrid>
      <w:tr w:rsidR="001647C5" w14:paraId="1C3B37CF" w14:textId="77777777" w:rsidTr="001647C5">
        <w:tc>
          <w:tcPr>
            <w:tcW w:w="2337" w:type="dxa"/>
          </w:tcPr>
          <w:p w14:paraId="31BA4D5D" w14:textId="61C7E8F6" w:rsidR="001647C5" w:rsidRDefault="001647C5" w:rsidP="0054442C">
            <w:pPr>
              <w:rPr>
                <w:rFonts w:ascii="Times New Roman" w:hAnsi="Times New Roman" w:cs="Times New Roman"/>
              </w:rPr>
            </w:pPr>
            <w:r>
              <w:rPr>
                <w:rFonts w:ascii="Times New Roman" w:hAnsi="Times New Roman" w:cs="Times New Roman"/>
              </w:rPr>
              <w:t>Diet indicator</w:t>
            </w:r>
          </w:p>
        </w:tc>
        <w:tc>
          <w:tcPr>
            <w:tcW w:w="2337" w:type="dxa"/>
          </w:tcPr>
          <w:p w14:paraId="5336C82B" w14:textId="0F03D50D" w:rsidR="001647C5" w:rsidRDefault="00CE744F" w:rsidP="0054442C">
            <w:pPr>
              <w:rPr>
                <w:rFonts w:ascii="Times New Roman" w:hAnsi="Times New Roman" w:cs="Times New Roman"/>
              </w:rPr>
            </w:pPr>
            <w:r>
              <w:rPr>
                <w:rFonts w:ascii="Times New Roman" w:hAnsi="Times New Roman" w:cs="Times New Roman"/>
              </w:rPr>
              <w:t>S</w:t>
            </w:r>
            <w:r w:rsidR="001647C5">
              <w:rPr>
                <w:rFonts w:ascii="Times New Roman" w:hAnsi="Times New Roman" w:cs="Times New Roman"/>
              </w:rPr>
              <w:t>tunting</w:t>
            </w:r>
          </w:p>
        </w:tc>
        <w:tc>
          <w:tcPr>
            <w:tcW w:w="2338" w:type="dxa"/>
          </w:tcPr>
          <w:p w14:paraId="77A9FC39" w14:textId="6DF4E954" w:rsidR="001647C5" w:rsidRDefault="001647C5" w:rsidP="0054442C">
            <w:pPr>
              <w:rPr>
                <w:rFonts w:ascii="Times New Roman" w:hAnsi="Times New Roman" w:cs="Times New Roman"/>
              </w:rPr>
            </w:pPr>
            <w:r>
              <w:rPr>
                <w:rFonts w:ascii="Times New Roman" w:hAnsi="Times New Roman" w:cs="Times New Roman"/>
              </w:rPr>
              <w:t>Moderate or severe food insecurity</w:t>
            </w:r>
          </w:p>
        </w:tc>
        <w:tc>
          <w:tcPr>
            <w:tcW w:w="2338" w:type="dxa"/>
          </w:tcPr>
          <w:p w14:paraId="4F3E1868" w14:textId="693D2B14" w:rsidR="001647C5" w:rsidRDefault="001647C5" w:rsidP="0054442C">
            <w:pPr>
              <w:rPr>
                <w:rFonts w:ascii="Times New Roman" w:hAnsi="Times New Roman" w:cs="Times New Roman"/>
              </w:rPr>
            </w:pPr>
            <w:r>
              <w:rPr>
                <w:rFonts w:ascii="Times New Roman" w:hAnsi="Times New Roman" w:cs="Times New Roman"/>
              </w:rPr>
              <w:t>Hunger</w:t>
            </w:r>
          </w:p>
        </w:tc>
      </w:tr>
      <w:tr w:rsidR="001647C5" w14:paraId="5492DB12" w14:textId="77777777" w:rsidTr="001647C5">
        <w:tc>
          <w:tcPr>
            <w:tcW w:w="2337" w:type="dxa"/>
          </w:tcPr>
          <w:p w14:paraId="26D8B480" w14:textId="39197C8D" w:rsidR="001647C5" w:rsidRDefault="001647C5" w:rsidP="0054442C">
            <w:pPr>
              <w:rPr>
                <w:rFonts w:ascii="Times New Roman" w:hAnsi="Times New Roman" w:cs="Times New Roman"/>
              </w:rPr>
            </w:pPr>
            <w:r>
              <w:rPr>
                <w:rFonts w:ascii="Times New Roman" w:hAnsi="Times New Roman" w:cs="Times New Roman"/>
              </w:rPr>
              <w:t>DDS or MDD-W</w:t>
            </w:r>
          </w:p>
        </w:tc>
        <w:tc>
          <w:tcPr>
            <w:tcW w:w="2337" w:type="dxa"/>
          </w:tcPr>
          <w:p w14:paraId="62916418" w14:textId="77777777" w:rsidR="001647C5" w:rsidRDefault="001647C5" w:rsidP="0054442C">
            <w:pPr>
              <w:rPr>
                <w:rFonts w:ascii="Times New Roman" w:hAnsi="Times New Roman" w:cs="Times New Roman"/>
              </w:rPr>
            </w:pPr>
          </w:p>
        </w:tc>
        <w:tc>
          <w:tcPr>
            <w:tcW w:w="2338" w:type="dxa"/>
          </w:tcPr>
          <w:p w14:paraId="7EB9E580" w14:textId="77777777" w:rsidR="001647C5" w:rsidRDefault="001647C5" w:rsidP="0054442C">
            <w:pPr>
              <w:rPr>
                <w:rFonts w:ascii="Times New Roman" w:hAnsi="Times New Roman" w:cs="Times New Roman"/>
              </w:rPr>
            </w:pPr>
          </w:p>
        </w:tc>
        <w:tc>
          <w:tcPr>
            <w:tcW w:w="2338" w:type="dxa"/>
          </w:tcPr>
          <w:p w14:paraId="3CA65836" w14:textId="77777777" w:rsidR="001647C5" w:rsidRDefault="001647C5" w:rsidP="0054442C">
            <w:pPr>
              <w:rPr>
                <w:rFonts w:ascii="Times New Roman" w:hAnsi="Times New Roman" w:cs="Times New Roman"/>
              </w:rPr>
            </w:pPr>
          </w:p>
        </w:tc>
      </w:tr>
      <w:tr w:rsidR="001647C5" w14:paraId="22A3D449" w14:textId="77777777" w:rsidTr="001647C5">
        <w:tc>
          <w:tcPr>
            <w:tcW w:w="2337" w:type="dxa"/>
          </w:tcPr>
          <w:p w14:paraId="20EB1802" w14:textId="089F73E6" w:rsidR="001647C5" w:rsidRDefault="001647C5" w:rsidP="0054442C">
            <w:pPr>
              <w:rPr>
                <w:rFonts w:ascii="Times New Roman" w:hAnsi="Times New Roman" w:cs="Times New Roman"/>
              </w:rPr>
            </w:pPr>
            <w:r>
              <w:rPr>
                <w:rFonts w:ascii="Times New Roman" w:hAnsi="Times New Roman" w:cs="Times New Roman"/>
              </w:rPr>
              <w:t>All-5</w:t>
            </w:r>
          </w:p>
        </w:tc>
        <w:tc>
          <w:tcPr>
            <w:tcW w:w="2337" w:type="dxa"/>
          </w:tcPr>
          <w:p w14:paraId="7604CFBA" w14:textId="77777777" w:rsidR="001647C5" w:rsidRDefault="001647C5" w:rsidP="0054442C">
            <w:pPr>
              <w:rPr>
                <w:rFonts w:ascii="Times New Roman" w:hAnsi="Times New Roman" w:cs="Times New Roman"/>
              </w:rPr>
            </w:pPr>
          </w:p>
        </w:tc>
        <w:tc>
          <w:tcPr>
            <w:tcW w:w="2338" w:type="dxa"/>
          </w:tcPr>
          <w:p w14:paraId="31A20BF5" w14:textId="77777777" w:rsidR="001647C5" w:rsidRDefault="001647C5" w:rsidP="0054442C">
            <w:pPr>
              <w:rPr>
                <w:rFonts w:ascii="Times New Roman" w:hAnsi="Times New Roman" w:cs="Times New Roman"/>
              </w:rPr>
            </w:pPr>
          </w:p>
        </w:tc>
        <w:tc>
          <w:tcPr>
            <w:tcW w:w="2338" w:type="dxa"/>
          </w:tcPr>
          <w:p w14:paraId="30B1735F" w14:textId="77777777" w:rsidR="001647C5" w:rsidRDefault="001647C5" w:rsidP="0054442C">
            <w:pPr>
              <w:rPr>
                <w:rFonts w:ascii="Times New Roman" w:hAnsi="Times New Roman" w:cs="Times New Roman"/>
              </w:rPr>
            </w:pPr>
          </w:p>
        </w:tc>
      </w:tr>
      <w:tr w:rsidR="001647C5" w14:paraId="5DE6D1F1" w14:textId="77777777" w:rsidTr="001647C5">
        <w:tc>
          <w:tcPr>
            <w:tcW w:w="2337" w:type="dxa"/>
          </w:tcPr>
          <w:p w14:paraId="0213C705" w14:textId="135CAF17" w:rsidR="001647C5" w:rsidRDefault="001647C5" w:rsidP="0054442C">
            <w:pPr>
              <w:rPr>
                <w:rFonts w:ascii="Times New Roman" w:hAnsi="Times New Roman" w:cs="Times New Roman"/>
              </w:rPr>
            </w:pPr>
            <w:r>
              <w:rPr>
                <w:rFonts w:ascii="Times New Roman" w:hAnsi="Times New Roman" w:cs="Times New Roman"/>
              </w:rPr>
              <w:t>NCD-Protect</w:t>
            </w:r>
          </w:p>
        </w:tc>
        <w:tc>
          <w:tcPr>
            <w:tcW w:w="2337" w:type="dxa"/>
          </w:tcPr>
          <w:p w14:paraId="4BC6BDC4" w14:textId="77777777" w:rsidR="001647C5" w:rsidRDefault="001647C5" w:rsidP="0054442C">
            <w:pPr>
              <w:rPr>
                <w:rFonts w:ascii="Times New Roman" w:hAnsi="Times New Roman" w:cs="Times New Roman"/>
              </w:rPr>
            </w:pPr>
          </w:p>
        </w:tc>
        <w:tc>
          <w:tcPr>
            <w:tcW w:w="2338" w:type="dxa"/>
          </w:tcPr>
          <w:p w14:paraId="226AF5D4" w14:textId="77777777" w:rsidR="001647C5" w:rsidRDefault="001647C5" w:rsidP="0054442C">
            <w:pPr>
              <w:rPr>
                <w:rFonts w:ascii="Times New Roman" w:hAnsi="Times New Roman" w:cs="Times New Roman"/>
              </w:rPr>
            </w:pPr>
          </w:p>
        </w:tc>
        <w:tc>
          <w:tcPr>
            <w:tcW w:w="2338" w:type="dxa"/>
          </w:tcPr>
          <w:p w14:paraId="7C658687" w14:textId="77777777" w:rsidR="001647C5" w:rsidRDefault="001647C5" w:rsidP="0054442C">
            <w:pPr>
              <w:rPr>
                <w:rFonts w:ascii="Times New Roman" w:hAnsi="Times New Roman" w:cs="Times New Roman"/>
              </w:rPr>
            </w:pPr>
          </w:p>
        </w:tc>
      </w:tr>
      <w:tr w:rsidR="001647C5" w14:paraId="7302E06C" w14:textId="77777777" w:rsidTr="001647C5">
        <w:tc>
          <w:tcPr>
            <w:tcW w:w="2337" w:type="dxa"/>
          </w:tcPr>
          <w:p w14:paraId="7B10EFC7" w14:textId="47614692" w:rsidR="001647C5" w:rsidRDefault="001647C5" w:rsidP="0054442C">
            <w:pPr>
              <w:rPr>
                <w:rFonts w:ascii="Times New Roman" w:hAnsi="Times New Roman" w:cs="Times New Roman"/>
              </w:rPr>
            </w:pPr>
            <w:r>
              <w:rPr>
                <w:rFonts w:ascii="Times New Roman" w:hAnsi="Times New Roman" w:cs="Times New Roman"/>
              </w:rPr>
              <w:t>NCD-Risk</w:t>
            </w:r>
          </w:p>
        </w:tc>
        <w:tc>
          <w:tcPr>
            <w:tcW w:w="2337" w:type="dxa"/>
          </w:tcPr>
          <w:p w14:paraId="53CB8E57" w14:textId="77777777" w:rsidR="001647C5" w:rsidRDefault="001647C5" w:rsidP="0054442C">
            <w:pPr>
              <w:rPr>
                <w:rFonts w:ascii="Times New Roman" w:hAnsi="Times New Roman" w:cs="Times New Roman"/>
              </w:rPr>
            </w:pPr>
          </w:p>
        </w:tc>
        <w:tc>
          <w:tcPr>
            <w:tcW w:w="2338" w:type="dxa"/>
          </w:tcPr>
          <w:p w14:paraId="432092C5" w14:textId="77777777" w:rsidR="001647C5" w:rsidRDefault="001647C5" w:rsidP="0054442C">
            <w:pPr>
              <w:rPr>
                <w:rFonts w:ascii="Times New Roman" w:hAnsi="Times New Roman" w:cs="Times New Roman"/>
              </w:rPr>
            </w:pPr>
          </w:p>
        </w:tc>
        <w:tc>
          <w:tcPr>
            <w:tcW w:w="2338" w:type="dxa"/>
          </w:tcPr>
          <w:p w14:paraId="53AB705F" w14:textId="77777777" w:rsidR="001647C5" w:rsidRDefault="001647C5" w:rsidP="0054442C">
            <w:pPr>
              <w:rPr>
                <w:rFonts w:ascii="Times New Roman" w:hAnsi="Times New Roman" w:cs="Times New Roman"/>
              </w:rPr>
            </w:pPr>
          </w:p>
        </w:tc>
      </w:tr>
      <w:tr w:rsidR="001647C5" w14:paraId="76C6A1D7" w14:textId="77777777" w:rsidTr="001647C5">
        <w:tc>
          <w:tcPr>
            <w:tcW w:w="2337" w:type="dxa"/>
          </w:tcPr>
          <w:p w14:paraId="50688F5C" w14:textId="77777777" w:rsidR="001647C5" w:rsidRDefault="001647C5" w:rsidP="0054442C">
            <w:pPr>
              <w:rPr>
                <w:rFonts w:ascii="Times New Roman" w:hAnsi="Times New Roman" w:cs="Times New Roman"/>
              </w:rPr>
            </w:pPr>
          </w:p>
        </w:tc>
        <w:tc>
          <w:tcPr>
            <w:tcW w:w="2337" w:type="dxa"/>
          </w:tcPr>
          <w:p w14:paraId="5650AD7D" w14:textId="77777777" w:rsidR="001647C5" w:rsidRDefault="001647C5" w:rsidP="0054442C">
            <w:pPr>
              <w:rPr>
                <w:rFonts w:ascii="Times New Roman" w:hAnsi="Times New Roman" w:cs="Times New Roman"/>
              </w:rPr>
            </w:pPr>
          </w:p>
        </w:tc>
        <w:tc>
          <w:tcPr>
            <w:tcW w:w="2338" w:type="dxa"/>
          </w:tcPr>
          <w:p w14:paraId="701C71EB" w14:textId="77777777" w:rsidR="001647C5" w:rsidRDefault="001647C5" w:rsidP="0054442C">
            <w:pPr>
              <w:rPr>
                <w:rFonts w:ascii="Times New Roman" w:hAnsi="Times New Roman" w:cs="Times New Roman"/>
              </w:rPr>
            </w:pPr>
          </w:p>
        </w:tc>
        <w:tc>
          <w:tcPr>
            <w:tcW w:w="2338" w:type="dxa"/>
          </w:tcPr>
          <w:p w14:paraId="0E4B3897" w14:textId="77777777" w:rsidR="001647C5" w:rsidRDefault="001647C5" w:rsidP="0054442C">
            <w:pPr>
              <w:rPr>
                <w:rFonts w:ascii="Times New Roman" w:hAnsi="Times New Roman" w:cs="Times New Roman"/>
              </w:rPr>
            </w:pPr>
          </w:p>
        </w:tc>
      </w:tr>
      <w:tr w:rsidR="001647C5" w14:paraId="58B154CB" w14:textId="77777777" w:rsidTr="001647C5">
        <w:tc>
          <w:tcPr>
            <w:tcW w:w="2337" w:type="dxa"/>
          </w:tcPr>
          <w:p w14:paraId="3D3B9CA8" w14:textId="77777777" w:rsidR="001647C5" w:rsidRDefault="001647C5" w:rsidP="0054442C">
            <w:pPr>
              <w:rPr>
                <w:rFonts w:ascii="Times New Roman" w:hAnsi="Times New Roman" w:cs="Times New Roman"/>
              </w:rPr>
            </w:pPr>
          </w:p>
        </w:tc>
        <w:tc>
          <w:tcPr>
            <w:tcW w:w="2337" w:type="dxa"/>
          </w:tcPr>
          <w:p w14:paraId="32F5B3EC" w14:textId="77777777" w:rsidR="001647C5" w:rsidRDefault="001647C5" w:rsidP="0054442C">
            <w:pPr>
              <w:rPr>
                <w:rFonts w:ascii="Times New Roman" w:hAnsi="Times New Roman" w:cs="Times New Roman"/>
              </w:rPr>
            </w:pPr>
          </w:p>
        </w:tc>
        <w:tc>
          <w:tcPr>
            <w:tcW w:w="2338" w:type="dxa"/>
          </w:tcPr>
          <w:p w14:paraId="170424E0" w14:textId="77777777" w:rsidR="001647C5" w:rsidRDefault="001647C5" w:rsidP="0054442C">
            <w:pPr>
              <w:rPr>
                <w:rFonts w:ascii="Times New Roman" w:hAnsi="Times New Roman" w:cs="Times New Roman"/>
              </w:rPr>
            </w:pPr>
          </w:p>
        </w:tc>
        <w:tc>
          <w:tcPr>
            <w:tcW w:w="2338" w:type="dxa"/>
          </w:tcPr>
          <w:p w14:paraId="15076B70" w14:textId="77777777" w:rsidR="001647C5" w:rsidRDefault="001647C5" w:rsidP="0054442C">
            <w:pPr>
              <w:rPr>
                <w:rFonts w:ascii="Times New Roman" w:hAnsi="Times New Roman" w:cs="Times New Roman"/>
              </w:rPr>
            </w:pPr>
          </w:p>
        </w:tc>
      </w:tr>
      <w:tr w:rsidR="001647C5" w14:paraId="4F17FBD7" w14:textId="77777777" w:rsidTr="001647C5">
        <w:tc>
          <w:tcPr>
            <w:tcW w:w="2337" w:type="dxa"/>
          </w:tcPr>
          <w:p w14:paraId="260ED6ED" w14:textId="77777777" w:rsidR="001647C5" w:rsidRDefault="001647C5" w:rsidP="0054442C">
            <w:pPr>
              <w:rPr>
                <w:rFonts w:ascii="Times New Roman" w:hAnsi="Times New Roman" w:cs="Times New Roman"/>
              </w:rPr>
            </w:pPr>
          </w:p>
        </w:tc>
        <w:tc>
          <w:tcPr>
            <w:tcW w:w="2337" w:type="dxa"/>
          </w:tcPr>
          <w:p w14:paraId="2257FA25" w14:textId="77777777" w:rsidR="001647C5" w:rsidRDefault="001647C5" w:rsidP="0054442C">
            <w:pPr>
              <w:rPr>
                <w:rFonts w:ascii="Times New Roman" w:hAnsi="Times New Roman" w:cs="Times New Roman"/>
              </w:rPr>
            </w:pPr>
          </w:p>
        </w:tc>
        <w:tc>
          <w:tcPr>
            <w:tcW w:w="2338" w:type="dxa"/>
          </w:tcPr>
          <w:p w14:paraId="24243230" w14:textId="77777777" w:rsidR="001647C5" w:rsidRDefault="001647C5" w:rsidP="0054442C">
            <w:pPr>
              <w:rPr>
                <w:rFonts w:ascii="Times New Roman" w:hAnsi="Times New Roman" w:cs="Times New Roman"/>
              </w:rPr>
            </w:pPr>
          </w:p>
        </w:tc>
        <w:tc>
          <w:tcPr>
            <w:tcW w:w="2338" w:type="dxa"/>
          </w:tcPr>
          <w:p w14:paraId="1BA61FA0" w14:textId="77777777" w:rsidR="001647C5" w:rsidRDefault="001647C5" w:rsidP="0054442C">
            <w:pPr>
              <w:rPr>
                <w:rFonts w:ascii="Times New Roman" w:hAnsi="Times New Roman" w:cs="Times New Roman"/>
              </w:rPr>
            </w:pPr>
          </w:p>
        </w:tc>
      </w:tr>
    </w:tbl>
    <w:p w14:paraId="75BCFFB1" w14:textId="5FDF946F" w:rsidR="0054442C" w:rsidRPr="0054442C" w:rsidRDefault="0054442C" w:rsidP="0054442C">
      <w:pPr>
        <w:rPr>
          <w:rFonts w:ascii="Times New Roman" w:hAnsi="Times New Roman" w:cs="Times New Roman"/>
        </w:rPr>
      </w:pPr>
    </w:p>
    <w:p w14:paraId="6EAA1319" w14:textId="77777777" w:rsidR="0054442C" w:rsidRPr="0054442C" w:rsidRDefault="0054442C" w:rsidP="0054442C">
      <w:pPr>
        <w:rPr>
          <w:rFonts w:ascii="Times New Roman" w:hAnsi="Times New Roman" w:cs="Times New Roman"/>
        </w:rPr>
      </w:pPr>
    </w:p>
    <w:p w14:paraId="496821ED" w14:textId="77777777" w:rsidR="0054442C" w:rsidRPr="0054442C" w:rsidRDefault="0054442C">
      <w:pPr>
        <w:rPr>
          <w:rFonts w:ascii="Times New Roman" w:hAnsi="Times New Roman" w:cs="Times New Roman"/>
        </w:rPr>
      </w:pPr>
      <w:r w:rsidRPr="0054442C">
        <w:rPr>
          <w:rFonts w:ascii="Times New Roman" w:hAnsi="Times New Roman" w:cs="Times New Roman"/>
        </w:rPr>
        <w:br w:type="page"/>
      </w:r>
    </w:p>
    <w:p w14:paraId="30D4000A" w14:textId="00BEA66A" w:rsidR="00CE744F" w:rsidRPr="00CE744F" w:rsidRDefault="0054442C">
      <w:pPr>
        <w:rPr>
          <w:rFonts w:ascii="Times New Roman" w:hAnsi="Times New Roman" w:cs="Times New Roman"/>
          <w:b/>
          <w:bCs/>
        </w:rPr>
      </w:pPr>
      <w:r w:rsidRPr="00CE744F">
        <w:rPr>
          <w:rFonts w:ascii="Times New Roman" w:hAnsi="Times New Roman" w:cs="Times New Roman"/>
          <w:b/>
          <w:bCs/>
        </w:rPr>
        <w:lastRenderedPageBreak/>
        <w:t>Supplementary</w:t>
      </w:r>
      <w:r w:rsidR="00CE744F" w:rsidRPr="00CE744F">
        <w:rPr>
          <w:rFonts w:ascii="Times New Roman" w:hAnsi="Times New Roman" w:cs="Times New Roman"/>
          <w:b/>
          <w:bCs/>
        </w:rPr>
        <w:t xml:space="preserve"> Material</w:t>
      </w:r>
    </w:p>
    <w:p w14:paraId="65DEB6A8" w14:textId="77777777" w:rsidR="00CE744F" w:rsidRDefault="00CE744F">
      <w:pPr>
        <w:rPr>
          <w:rFonts w:ascii="Times New Roman" w:hAnsi="Times New Roman" w:cs="Times New Roman"/>
        </w:rPr>
      </w:pPr>
      <w:r>
        <w:rPr>
          <w:rFonts w:ascii="Times New Roman" w:hAnsi="Times New Roman" w:cs="Times New Roman"/>
        </w:rPr>
        <w:t xml:space="preserve">This could have a lot of graphs! </w:t>
      </w:r>
    </w:p>
    <w:p w14:paraId="6BC2BFD5" w14:textId="1748FB55" w:rsidR="00CE744F" w:rsidRPr="0054442C" w:rsidRDefault="00CE744F">
      <w:pPr>
        <w:rPr>
          <w:rFonts w:ascii="Times New Roman" w:hAnsi="Times New Roman" w:cs="Times New Roman"/>
        </w:rPr>
      </w:pPr>
      <w:r>
        <w:rPr>
          <w:rFonts w:ascii="Times New Roman" w:hAnsi="Times New Roman" w:cs="Times New Roman"/>
        </w:rPr>
        <w:t>And an annex table like we had in our Measuring What the World Eats report.</w:t>
      </w:r>
    </w:p>
    <w:p w14:paraId="67D5ABEB" w14:textId="77777777" w:rsidR="0054442C" w:rsidRDefault="0054442C">
      <w:pPr>
        <w:rPr>
          <w:rFonts w:ascii="Times New Roman" w:hAnsi="Times New Roman" w:cs="Times New Roman"/>
        </w:rPr>
      </w:pPr>
    </w:p>
    <w:p w14:paraId="0DD7DE92" w14:textId="77777777" w:rsidR="00CE744F" w:rsidRDefault="00CE744F">
      <w:pPr>
        <w:rPr>
          <w:rFonts w:ascii="Times New Roman" w:hAnsi="Times New Roman" w:cs="Times New Roman"/>
        </w:rPr>
      </w:pPr>
    </w:p>
    <w:p w14:paraId="638C453C" w14:textId="77777777" w:rsidR="00CE744F" w:rsidRPr="0054442C" w:rsidRDefault="00CE744F">
      <w:pPr>
        <w:rPr>
          <w:rFonts w:ascii="Times New Roman" w:hAnsi="Times New Roman" w:cs="Times New Roman"/>
        </w:rPr>
      </w:pPr>
    </w:p>
    <w:p w14:paraId="333CB4F7" w14:textId="605191A0" w:rsidR="0054442C" w:rsidRPr="00214DC9" w:rsidRDefault="0054442C" w:rsidP="0054442C">
      <w:pPr>
        <w:rPr>
          <w:rFonts w:ascii="Times New Roman" w:hAnsi="Times New Roman" w:cs="Times New Roman"/>
          <w:b/>
          <w:bCs/>
        </w:rPr>
      </w:pPr>
      <w:r w:rsidRPr="00214DC9">
        <w:rPr>
          <w:rFonts w:ascii="Times New Roman" w:hAnsi="Times New Roman" w:cs="Times New Roman"/>
          <w:b/>
          <w:bCs/>
        </w:rPr>
        <w:t xml:space="preserve">Fig </w:t>
      </w:r>
      <w:r w:rsidR="00214DC9" w:rsidRPr="00214DC9">
        <w:rPr>
          <w:rFonts w:ascii="Times New Roman" w:hAnsi="Times New Roman" w:cs="Times New Roman"/>
          <w:b/>
          <w:bCs/>
        </w:rPr>
        <w:t>S</w:t>
      </w:r>
      <w:r w:rsidRPr="00214DC9">
        <w:rPr>
          <w:rFonts w:ascii="Times New Roman" w:hAnsi="Times New Roman" w:cs="Times New Roman"/>
          <w:b/>
          <w:bCs/>
        </w:rPr>
        <w:t>1 – Map of existing surveys</w:t>
      </w:r>
    </w:p>
    <w:p w14:paraId="3AF72C24" w14:textId="77777777" w:rsidR="0054442C" w:rsidRPr="0054442C" w:rsidRDefault="0054442C" w:rsidP="0054442C">
      <w:pPr>
        <w:rPr>
          <w:rFonts w:ascii="Times New Roman" w:hAnsi="Times New Roman" w:cs="Times New Roman"/>
        </w:rPr>
      </w:pPr>
      <w:r w:rsidRPr="0054442C">
        <w:rPr>
          <w:rFonts w:ascii="Times New Roman" w:hAnsi="Times New Roman" w:cs="Times New Roman"/>
          <w:noProof/>
        </w:rPr>
        <w:drawing>
          <wp:inline distT="0" distB="0" distL="0" distR="0" wp14:anchorId="40A385C7" wp14:editId="149B9A16">
            <wp:extent cx="5943600" cy="2577830"/>
            <wp:effectExtent l="0" t="0" r="0" b="635"/>
            <wp:docPr id="64453861"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3861" name="Picture 1" descr="A map of the world&#10;&#10;Description automatically generated"/>
                    <pic:cNvPicPr/>
                  </pic:nvPicPr>
                  <pic:blipFill rotWithShape="1">
                    <a:blip r:embed="rId17" cstate="print">
                      <a:extLst>
                        <a:ext uri="{28A0092B-C50C-407E-A947-70E740481C1C}">
                          <a14:useLocalDpi xmlns:a14="http://schemas.microsoft.com/office/drawing/2010/main" val="0"/>
                        </a:ext>
                      </a:extLst>
                    </a:blip>
                    <a:srcRect b="13864"/>
                    <a:stretch/>
                  </pic:blipFill>
                  <pic:spPr bwMode="auto">
                    <a:xfrm>
                      <a:off x="0" y="0"/>
                      <a:ext cx="5943600" cy="2577830"/>
                    </a:xfrm>
                    <a:prstGeom prst="rect">
                      <a:avLst/>
                    </a:prstGeom>
                    <a:ln>
                      <a:noFill/>
                    </a:ln>
                    <a:extLst>
                      <a:ext uri="{53640926-AAD7-44D8-BBD7-CCE9431645EC}">
                        <a14:shadowObscured xmlns:a14="http://schemas.microsoft.com/office/drawing/2010/main"/>
                      </a:ext>
                    </a:extLst>
                  </pic:spPr>
                </pic:pic>
              </a:graphicData>
            </a:graphic>
          </wp:inline>
        </w:drawing>
      </w:r>
    </w:p>
    <w:p w14:paraId="376534B3" w14:textId="77777777" w:rsidR="0054442C" w:rsidRPr="0054442C" w:rsidRDefault="0054442C" w:rsidP="0054442C">
      <w:pPr>
        <w:rPr>
          <w:rFonts w:ascii="Times New Roman" w:hAnsi="Times New Roman" w:cs="Times New Roman"/>
        </w:rPr>
      </w:pPr>
    </w:p>
    <w:p w14:paraId="02FEDB65" w14:textId="77777777" w:rsidR="00214DC9" w:rsidRDefault="00214DC9">
      <w:pPr>
        <w:rPr>
          <w:rFonts w:ascii="Times New Roman" w:hAnsi="Times New Roman" w:cs="Times New Roman"/>
          <w:b/>
          <w:bCs/>
        </w:rPr>
      </w:pPr>
    </w:p>
    <w:p w14:paraId="76B2BB24" w14:textId="77777777" w:rsidR="00CE744F" w:rsidRDefault="00CE744F">
      <w:pPr>
        <w:rPr>
          <w:rFonts w:ascii="Times New Roman" w:hAnsi="Times New Roman" w:cs="Times New Roman"/>
          <w:b/>
          <w:bCs/>
        </w:rPr>
      </w:pPr>
    </w:p>
    <w:p w14:paraId="79E5B503" w14:textId="77777777" w:rsidR="00214DC9" w:rsidRDefault="00214DC9">
      <w:pPr>
        <w:rPr>
          <w:rFonts w:ascii="Times New Roman" w:hAnsi="Times New Roman" w:cs="Times New Roman"/>
          <w:b/>
          <w:bCs/>
        </w:rPr>
      </w:pPr>
    </w:p>
    <w:p w14:paraId="50B57E52" w14:textId="77777777" w:rsidR="00CE744F" w:rsidRDefault="00CE744F">
      <w:pPr>
        <w:rPr>
          <w:rFonts w:ascii="Times New Roman" w:hAnsi="Times New Roman" w:cs="Times New Roman"/>
          <w:b/>
          <w:bCs/>
        </w:rPr>
      </w:pPr>
    </w:p>
    <w:p w14:paraId="79EDCF75" w14:textId="4B78473B" w:rsidR="0054442C" w:rsidRDefault="00214DC9">
      <w:pPr>
        <w:rPr>
          <w:rFonts w:ascii="Times New Roman" w:hAnsi="Times New Roman" w:cs="Times New Roman"/>
          <w:b/>
          <w:bCs/>
        </w:rPr>
      </w:pPr>
      <w:r w:rsidRPr="0054442C">
        <w:rPr>
          <w:rFonts w:ascii="Times New Roman" w:hAnsi="Times New Roman" w:cs="Times New Roman"/>
          <w:b/>
          <w:bCs/>
        </w:rPr>
        <w:t xml:space="preserve">Fig </w:t>
      </w:r>
      <w:r>
        <w:rPr>
          <w:rFonts w:ascii="Times New Roman" w:hAnsi="Times New Roman" w:cs="Times New Roman"/>
          <w:b/>
          <w:bCs/>
        </w:rPr>
        <w:t>S2</w:t>
      </w:r>
      <w:r w:rsidRPr="0054442C">
        <w:rPr>
          <w:rFonts w:ascii="Times New Roman" w:hAnsi="Times New Roman" w:cs="Times New Roman"/>
          <w:b/>
          <w:bCs/>
        </w:rPr>
        <w:t xml:space="preserve">. </w:t>
      </w:r>
      <w:r>
        <w:rPr>
          <w:rFonts w:ascii="Times New Roman" w:hAnsi="Times New Roman" w:cs="Times New Roman"/>
          <w:b/>
          <w:bCs/>
        </w:rPr>
        <w:t>National income and Healthy / Unhealthy foods</w:t>
      </w:r>
    </w:p>
    <w:p w14:paraId="0DBFCDC3" w14:textId="4DD89439" w:rsidR="00EF58F2" w:rsidRPr="00EF58F2" w:rsidRDefault="00CE744F" w:rsidP="00EF58F2">
      <w:pPr>
        <w:rPr>
          <w:rFonts w:ascii="Times New Roman" w:hAnsi="Times New Roman" w:cs="Times New Roman"/>
        </w:rPr>
      </w:pPr>
      <w:r>
        <w:rPr>
          <w:rFonts w:ascii="Times New Roman" w:hAnsi="Times New Roman" w:cs="Times New Roman"/>
        </w:rPr>
        <w:t xml:space="preserve">Bar chart of country income classification </w:t>
      </w:r>
      <w:r w:rsidR="00EF58F2" w:rsidRPr="00EF58F2">
        <w:rPr>
          <w:rFonts w:ascii="Times New Roman" w:hAnsi="Times New Roman" w:cs="Times New Roman"/>
        </w:rPr>
        <w:t xml:space="preserve">and </w:t>
      </w:r>
      <w:r>
        <w:rPr>
          <w:rFonts w:ascii="Times New Roman" w:hAnsi="Times New Roman" w:cs="Times New Roman"/>
        </w:rPr>
        <w:t>average NCD-Risk and NCD-Protect</w:t>
      </w:r>
      <w:r w:rsidR="00EF58F2" w:rsidRPr="00EF58F2">
        <w:rPr>
          <w:rFonts w:ascii="Times New Roman" w:hAnsi="Times New Roman" w:cs="Times New Roman"/>
        </w:rPr>
        <w:t xml:space="preserve"> (pooled)</w:t>
      </w:r>
      <w:r>
        <w:rPr>
          <w:rFonts w:ascii="Times New Roman" w:hAnsi="Times New Roman" w:cs="Times New Roman"/>
        </w:rPr>
        <w:t xml:space="preserve"> – try using dichotomous versions (prevalence) from Doris’ email on the WHO indicator</w:t>
      </w:r>
    </w:p>
    <w:p w14:paraId="272D3E67" w14:textId="77777777" w:rsidR="00EF58F2" w:rsidRPr="0054442C" w:rsidRDefault="00EF58F2">
      <w:pPr>
        <w:rPr>
          <w:rFonts w:ascii="Times New Roman" w:hAnsi="Times New Roman" w:cs="Times New Roman"/>
        </w:rPr>
      </w:pPr>
    </w:p>
    <w:sectPr w:rsidR="00EF58F2" w:rsidRPr="0054442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Ty Beal" w:date="2024-03-27T14:58:00Z" w:initials="TB">
    <w:p w14:paraId="7DB0FFB9" w14:textId="77777777" w:rsidR="0060792C" w:rsidRDefault="0060792C" w:rsidP="0060792C">
      <w:r>
        <w:rPr>
          <w:rStyle w:val="CommentReference"/>
        </w:rPr>
        <w:annotationRef/>
      </w:r>
      <w:r>
        <w:rPr>
          <w:color w:val="000000"/>
          <w:sz w:val="20"/>
          <w:szCs w:val="20"/>
        </w:rPr>
        <w:t>Suggest including all subgroups we analyze (eg, income, education, food security, too)</w:t>
      </w:r>
    </w:p>
  </w:comment>
  <w:comment w:id="11" w:author="Ty Beal" w:date="2024-03-27T15:04:00Z" w:initials="TB">
    <w:p w14:paraId="29BA5CAF" w14:textId="77777777" w:rsidR="001C174C" w:rsidRDefault="001C174C" w:rsidP="001C174C">
      <w:r>
        <w:rPr>
          <w:rStyle w:val="CommentReference"/>
        </w:rPr>
        <w:annotationRef/>
      </w:r>
      <w:r>
        <w:rPr>
          <w:color w:val="000000"/>
          <w:sz w:val="20"/>
          <w:szCs w:val="20"/>
        </w:rPr>
        <w:t>Placeholder</w:t>
      </w:r>
    </w:p>
  </w:comment>
  <w:comment w:id="32" w:author="Ty Beal" w:date="2024-03-27T15:13:00Z" w:initials="TB">
    <w:p w14:paraId="44FD98E5" w14:textId="77777777" w:rsidR="00A5132D" w:rsidRDefault="00A5132D" w:rsidP="00A5132D">
      <w:r>
        <w:rPr>
          <w:rStyle w:val="CommentReference"/>
        </w:rPr>
        <w:annotationRef/>
      </w:r>
      <w:r>
        <w:rPr>
          <w:color w:val="000000"/>
          <w:sz w:val="20"/>
          <w:szCs w:val="20"/>
        </w:rPr>
        <w:t>Placeholder. New bar chart should be portrait, too. Exclude countries where the rural or urban sample is &lt; 100.</w:t>
      </w:r>
    </w:p>
  </w:comment>
  <w:comment w:id="49" w:author="Ty Beal" w:date="2024-03-27T15:16:00Z" w:initials="TB">
    <w:p w14:paraId="3639E1AF" w14:textId="77777777" w:rsidR="008A4C27" w:rsidRDefault="008A4C27" w:rsidP="008A4C27">
      <w:r>
        <w:rPr>
          <w:rStyle w:val="CommentReference"/>
        </w:rPr>
        <w:annotationRef/>
      </w:r>
      <w:r>
        <w:rPr>
          <w:sz w:val="20"/>
          <w:szCs w:val="20"/>
        </w:rPr>
        <w:t>Placeholder. New bar chart should be portrait, too.</w:t>
      </w:r>
    </w:p>
  </w:comment>
  <w:comment w:id="67" w:author="Ty Beal" w:date="2024-03-27T15:28:00Z" w:initials="TB">
    <w:p w14:paraId="5F901128" w14:textId="77777777" w:rsidR="00955D87" w:rsidRDefault="002A207D" w:rsidP="00955D87">
      <w:r>
        <w:rPr>
          <w:rStyle w:val="CommentReference"/>
        </w:rPr>
        <w:annotationRef/>
      </w:r>
      <w:r w:rsidR="00955D87">
        <w:rPr>
          <w:sz w:val="20"/>
          <w:szCs w:val="20"/>
        </w:rPr>
        <w:t>Sample figure. Needed figure will be pooled data across all countries, with these four indicators (numeric score, no prevalence indicators, so all on the same scale):</w:t>
      </w:r>
      <w:r w:rsidR="00955D87">
        <w:rPr>
          <w:sz w:val="20"/>
          <w:szCs w:val="20"/>
        </w:rPr>
        <w:cr/>
        <w:t>• Dietary Diversity Score</w:t>
      </w:r>
      <w:r w:rsidR="00955D87">
        <w:rPr>
          <w:sz w:val="20"/>
          <w:szCs w:val="20"/>
        </w:rPr>
        <w:cr/>
        <w:t>• All-5 score</w:t>
      </w:r>
      <w:r w:rsidR="00955D87">
        <w:rPr>
          <w:sz w:val="20"/>
          <w:szCs w:val="20"/>
        </w:rPr>
        <w:cr/>
        <w:t>• NCD-Protect</w:t>
      </w:r>
      <w:r w:rsidR="00955D87">
        <w:rPr>
          <w:sz w:val="20"/>
          <w:szCs w:val="20"/>
        </w:rPr>
        <w:cr/>
        <w:t>• NCD-Risk</w:t>
      </w:r>
    </w:p>
  </w:comment>
  <w:comment w:id="97" w:author="Ty Beal" w:date="2024-03-27T15:44:00Z" w:initials="TB">
    <w:p w14:paraId="19385ACF" w14:textId="77777777" w:rsidR="00F90DE6" w:rsidRDefault="00173091" w:rsidP="00F90DE6">
      <w:r>
        <w:rPr>
          <w:rStyle w:val="CommentReference"/>
        </w:rPr>
        <w:annotationRef/>
      </w:r>
      <w:r w:rsidR="00F90DE6">
        <w:rPr>
          <w:sz w:val="20"/>
          <w:szCs w:val="20"/>
        </w:rPr>
        <w:t>Sample figure. But the circles will be sized according to the size of the national population using UN Population data for the closest year corresponding with the data. X axis will be the proportion of people who cannot afford a healthy diet (independent variable). Y axis will be the proportion of adults who did not consume all five recommended food groups (dependent variable). Regression will be bivariate.</w:t>
      </w:r>
      <w:r w:rsidR="00F90DE6">
        <w:rPr>
          <w:sz w:val="20"/>
          <w:szCs w:val="20"/>
        </w:rPr>
        <w:cr/>
      </w:r>
      <w:r w:rsidR="00F90DE6">
        <w:rPr>
          <w:sz w:val="20"/>
          <w:szCs w:val="20"/>
        </w:rPr>
        <w:cr/>
        <w:t>Anna will provide the data on affordability, which are from the FPN DataHub.</w:t>
      </w:r>
    </w:p>
    <w:p w14:paraId="2200717F" w14:textId="77777777" w:rsidR="00F90DE6" w:rsidRDefault="00F90DE6" w:rsidP="00F90DE6"/>
    <w:p w14:paraId="4B13EA56" w14:textId="77777777" w:rsidR="00F90DE6" w:rsidRDefault="00F90DE6" w:rsidP="00F90DE6">
      <w:r>
        <w:rPr>
          <w:sz w:val="20"/>
          <w:szCs w:val="20"/>
        </w:rPr>
        <w:t>Try this figure first without the population totals indicated by bubble size.</w:t>
      </w:r>
    </w:p>
  </w:comment>
  <w:comment w:id="109" w:author="Ty Beal" w:date="2024-03-27T15:33:00Z" w:initials="TB">
    <w:p w14:paraId="5F379077" w14:textId="0204ABC3" w:rsidR="006A52C5" w:rsidRDefault="006A52C5" w:rsidP="006A52C5">
      <w:r>
        <w:rPr>
          <w:rStyle w:val="CommentReference"/>
        </w:rPr>
        <w:annotationRef/>
      </w:r>
      <w:r>
        <w:rPr>
          <w:color w:val="000000"/>
          <w:sz w:val="20"/>
          <w:szCs w:val="20"/>
        </w:rPr>
        <w:t>Anna, can you indicate age range?</w:t>
      </w:r>
    </w:p>
  </w:comment>
  <w:comment w:id="139" w:author="Ty Beal" w:date="2024-03-27T15:58:00Z" w:initials="TB">
    <w:p w14:paraId="299895F6" w14:textId="77777777" w:rsidR="00F90DE6" w:rsidRDefault="00F71706" w:rsidP="00F90DE6">
      <w:r>
        <w:rPr>
          <w:rStyle w:val="CommentReference"/>
        </w:rPr>
        <w:annotationRef/>
      </w:r>
      <w:r w:rsidR="00F90DE6">
        <w:rPr>
          <w:sz w:val="20"/>
          <w:szCs w:val="20"/>
        </w:rPr>
        <w:t>Sample figure. But the circles will be sized according to the size of the national population using UN Population data for the closest year corresponding with the data (2021). X axis will be the retail value of ultraprocessed food sales per person (independent variable). Y axis will be the average number of food groups consumed (range 0–8: DQQ groups 11, 12, 22, 23, 24, 27, 28, 29; dependent variable). Regression will be bivariate.</w:t>
      </w:r>
      <w:r w:rsidR="00F90DE6">
        <w:rPr>
          <w:sz w:val="20"/>
          <w:szCs w:val="20"/>
        </w:rPr>
        <w:cr/>
      </w:r>
      <w:r w:rsidR="00F90DE6">
        <w:rPr>
          <w:sz w:val="20"/>
          <w:szCs w:val="20"/>
        </w:rPr>
        <w:cr/>
        <w:t xml:space="preserve">Data on food sales are available here: </w:t>
      </w:r>
      <w:hyperlink r:id="rId1" w:history="1">
        <w:r w:rsidR="00F90DE6" w:rsidRPr="004105B3">
          <w:rPr>
            <w:rStyle w:val="Hyperlink"/>
            <w:sz w:val="20"/>
            <w:szCs w:val="20"/>
          </w:rPr>
          <w:t>https://www.foodsystemsdashboard.org/indicators/food-environments/product-properties/retail-value-of-ultra-processed-food-sales-per-capita/table</w:t>
        </w:r>
      </w:hyperlink>
      <w:r w:rsidR="00F90DE6">
        <w:rPr>
          <w:sz w:val="20"/>
          <w:szCs w:val="20"/>
        </w:rPr>
        <w:t>. I’m also attaching it to the email.</w:t>
      </w:r>
    </w:p>
    <w:p w14:paraId="5DBDC7CC" w14:textId="77777777" w:rsidR="00F90DE6" w:rsidRDefault="00F90DE6" w:rsidP="00F90DE6"/>
    <w:p w14:paraId="764B372C" w14:textId="77777777" w:rsidR="00F90DE6" w:rsidRDefault="00F90DE6" w:rsidP="00F90DE6">
      <w:r>
        <w:rPr>
          <w:sz w:val="20"/>
          <w:szCs w:val="20"/>
        </w:rPr>
        <w:t>Try this figure first without the population totals indicated by bubble size.</w:t>
      </w:r>
    </w:p>
  </w:comment>
  <w:comment w:id="169" w:author="Ty Beal" w:date="2024-03-27T15:58:00Z" w:initials="TB">
    <w:p w14:paraId="24AFCFAD" w14:textId="1AD0D96F" w:rsidR="003C4E07" w:rsidRDefault="004654C1" w:rsidP="003C4E07">
      <w:r>
        <w:rPr>
          <w:rStyle w:val="CommentReference"/>
        </w:rPr>
        <w:annotationRef/>
      </w:r>
      <w:r w:rsidR="003C4E07">
        <w:rPr>
          <w:sz w:val="20"/>
          <w:szCs w:val="20"/>
        </w:rPr>
        <w:t>Sample figure. X axis will be NCD-Protect (independent variable). Y axis will be NCD-Risk (dependent variable). Note that this is the reverse from the sample figure. Regression will be bivariate. Plot the regression line and p value as with Figs 5–6.</w:t>
      </w:r>
    </w:p>
  </w:comment>
  <w:comment w:id="179" w:author="Ty Beal" w:date="2024-03-27T15:28:00Z" w:initials="TB">
    <w:p w14:paraId="657F0A9A" w14:textId="77777777" w:rsidR="007F736A" w:rsidRDefault="0075172C" w:rsidP="007F736A">
      <w:r>
        <w:rPr>
          <w:rStyle w:val="CommentReference"/>
        </w:rPr>
        <w:annotationRef/>
      </w:r>
      <w:r w:rsidR="007F736A">
        <w:rPr>
          <w:sz w:val="20"/>
          <w:szCs w:val="20"/>
        </w:rPr>
        <w:t>Sample figure. Needed figure will be pooled data across all countries by World Bank income group, with these four indicators (numeric score, no prevalence indicators, so all on the same scale):</w:t>
      </w:r>
      <w:r w:rsidR="007F736A">
        <w:rPr>
          <w:sz w:val="20"/>
          <w:szCs w:val="20"/>
        </w:rPr>
        <w:cr/>
        <w:t>• Dietary Diversity Score</w:t>
      </w:r>
      <w:r w:rsidR="007F736A">
        <w:rPr>
          <w:sz w:val="20"/>
          <w:szCs w:val="20"/>
        </w:rPr>
        <w:cr/>
        <w:t>• All-5 score</w:t>
      </w:r>
      <w:r w:rsidR="007F736A">
        <w:rPr>
          <w:sz w:val="20"/>
          <w:szCs w:val="20"/>
        </w:rPr>
        <w:cr/>
        <w:t>• NCD-Protect</w:t>
      </w:r>
      <w:r w:rsidR="007F736A">
        <w:rPr>
          <w:sz w:val="20"/>
          <w:szCs w:val="20"/>
        </w:rPr>
        <w:cr/>
        <w:t>• NCD-Risk</w:t>
      </w:r>
    </w:p>
  </w:comment>
  <w:comment w:id="185" w:author="Ty Beal" w:date="2024-03-27T15:28:00Z" w:initials="TB">
    <w:p w14:paraId="48B7D3FD" w14:textId="77777777" w:rsidR="00D82884" w:rsidRDefault="003F287C" w:rsidP="00D82884">
      <w:r>
        <w:rPr>
          <w:rStyle w:val="CommentReference"/>
        </w:rPr>
        <w:annotationRef/>
      </w:r>
      <w:r w:rsidR="00D82884">
        <w:rPr>
          <w:sz w:val="20"/>
          <w:szCs w:val="20"/>
        </w:rPr>
        <w:t>Sample figure. Needed figure will be pooled data across all countries by the dichotomous variable, did you have enough money for food, with these four indicators (numeric score, no prevalence indicators, so all on the same scale):</w:t>
      </w:r>
      <w:r w:rsidR="00D82884">
        <w:rPr>
          <w:sz w:val="20"/>
          <w:szCs w:val="20"/>
        </w:rPr>
        <w:cr/>
        <w:t>• Dietary Diversity Score</w:t>
      </w:r>
      <w:r w:rsidR="00D82884">
        <w:rPr>
          <w:sz w:val="20"/>
          <w:szCs w:val="20"/>
        </w:rPr>
        <w:cr/>
        <w:t>• All-5 score</w:t>
      </w:r>
      <w:r w:rsidR="00D82884">
        <w:rPr>
          <w:sz w:val="20"/>
          <w:szCs w:val="20"/>
        </w:rPr>
        <w:cr/>
        <w:t>• NCD-Protect</w:t>
      </w:r>
      <w:r w:rsidR="00D82884">
        <w:rPr>
          <w:sz w:val="20"/>
          <w:szCs w:val="20"/>
        </w:rPr>
        <w:cr/>
        <w:t>• NCD-Risk</w:t>
      </w:r>
    </w:p>
  </w:comment>
  <w:comment w:id="197" w:author="Ty Beal" w:date="2024-03-27T15:28:00Z" w:initials="TB">
    <w:p w14:paraId="4F6D0202" w14:textId="77777777" w:rsidR="00782B93" w:rsidRDefault="007E3E0A" w:rsidP="00782B93">
      <w:r>
        <w:rPr>
          <w:rStyle w:val="CommentReference"/>
        </w:rPr>
        <w:annotationRef/>
      </w:r>
      <w:r w:rsidR="00782B93">
        <w:rPr>
          <w:sz w:val="20"/>
          <w:szCs w:val="20"/>
        </w:rPr>
        <w:t>Sample figure. Needed figure will be pooled data across all countries by categorical education variable as listed on p18 of the global report in 2022, with these four indicators (numeric score, no prevalence indicators, so all on the same scale):</w:t>
      </w:r>
      <w:r w:rsidR="00782B93">
        <w:rPr>
          <w:sz w:val="20"/>
          <w:szCs w:val="20"/>
        </w:rPr>
        <w:cr/>
        <w:t>• Dietary Diversity Score</w:t>
      </w:r>
      <w:r w:rsidR="00782B93">
        <w:rPr>
          <w:sz w:val="20"/>
          <w:szCs w:val="20"/>
        </w:rPr>
        <w:cr/>
        <w:t>• All-5 score</w:t>
      </w:r>
      <w:r w:rsidR="00782B93">
        <w:rPr>
          <w:sz w:val="20"/>
          <w:szCs w:val="20"/>
        </w:rPr>
        <w:cr/>
        <w:t>• NCD-Protect</w:t>
      </w:r>
      <w:r w:rsidR="00782B93">
        <w:rPr>
          <w:sz w:val="20"/>
          <w:szCs w:val="20"/>
        </w:rPr>
        <w:cr/>
        <w:t>• NCD-Risk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0FFB9" w15:done="0"/>
  <w15:commentEx w15:paraId="29BA5CAF" w15:done="0"/>
  <w15:commentEx w15:paraId="44FD98E5" w15:done="0"/>
  <w15:commentEx w15:paraId="3639E1AF" w15:done="0"/>
  <w15:commentEx w15:paraId="5F901128" w15:done="0"/>
  <w15:commentEx w15:paraId="4B13EA56" w15:done="0"/>
  <w15:commentEx w15:paraId="5F379077" w15:done="0"/>
  <w15:commentEx w15:paraId="764B372C" w15:done="0"/>
  <w15:commentEx w15:paraId="24AFCFAD" w15:done="0"/>
  <w15:commentEx w15:paraId="657F0A9A" w15:done="0"/>
  <w15:commentEx w15:paraId="48B7D3FD" w15:done="0"/>
  <w15:commentEx w15:paraId="4F6D020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42A9CAE" w16cex:dateUtc="2024-03-27T21:58:00Z"/>
  <w16cex:commentExtensible w16cex:durableId="2BFB156A" w16cex:dateUtc="2024-03-27T22:04:00Z"/>
  <w16cex:commentExtensible w16cex:durableId="09DC99B1" w16cex:dateUtc="2024-03-27T22:13:00Z"/>
  <w16cex:commentExtensible w16cex:durableId="474F9938" w16cex:dateUtc="2024-03-27T22:16:00Z"/>
  <w16cex:commentExtensible w16cex:durableId="41829983" w16cex:dateUtc="2024-03-27T22:28:00Z"/>
  <w16cex:commentExtensible w16cex:durableId="648E5597" w16cex:dateUtc="2024-03-27T22:44:00Z"/>
  <w16cex:commentExtensible w16cex:durableId="3610AE09" w16cex:dateUtc="2024-03-27T22:33:00Z"/>
  <w16cex:commentExtensible w16cex:durableId="5E285164" w16cex:dateUtc="2024-03-27T22:58:00Z"/>
  <w16cex:commentExtensible w16cex:durableId="778801F5" w16cex:dateUtc="2024-03-27T22:58:00Z"/>
  <w16cex:commentExtensible w16cex:durableId="03D22C9A" w16cex:dateUtc="2024-03-27T22:28:00Z"/>
  <w16cex:commentExtensible w16cex:durableId="4449A7CF" w16cex:dateUtc="2024-03-27T22:28:00Z"/>
  <w16cex:commentExtensible w16cex:durableId="08B12106" w16cex:dateUtc="2024-03-27T22: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0FFB9" w16cid:durableId="142A9CAE"/>
  <w16cid:commentId w16cid:paraId="29BA5CAF" w16cid:durableId="2BFB156A"/>
  <w16cid:commentId w16cid:paraId="44FD98E5" w16cid:durableId="09DC99B1"/>
  <w16cid:commentId w16cid:paraId="3639E1AF" w16cid:durableId="474F9938"/>
  <w16cid:commentId w16cid:paraId="5F901128" w16cid:durableId="41829983"/>
  <w16cid:commentId w16cid:paraId="4B13EA56" w16cid:durableId="648E5597"/>
  <w16cid:commentId w16cid:paraId="5F379077" w16cid:durableId="3610AE09"/>
  <w16cid:commentId w16cid:paraId="764B372C" w16cid:durableId="5E285164"/>
  <w16cid:commentId w16cid:paraId="24AFCFAD" w16cid:durableId="778801F5"/>
  <w16cid:commentId w16cid:paraId="657F0A9A" w16cid:durableId="03D22C9A"/>
  <w16cid:commentId w16cid:paraId="48B7D3FD" w16cid:durableId="4449A7CF"/>
  <w16cid:commentId w16cid:paraId="4F6D0202" w16cid:durableId="08B1210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055B13"/>
    <w:multiLevelType w:val="hybridMultilevel"/>
    <w:tmpl w:val="81D8B2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BA5D1E"/>
    <w:multiLevelType w:val="hybridMultilevel"/>
    <w:tmpl w:val="F20421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0D800BD"/>
    <w:multiLevelType w:val="hybridMultilevel"/>
    <w:tmpl w:val="81D8B29C"/>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4CF1A22"/>
    <w:multiLevelType w:val="hybridMultilevel"/>
    <w:tmpl w:val="F96093D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EB6920"/>
    <w:multiLevelType w:val="hybridMultilevel"/>
    <w:tmpl w:val="BB763D9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9887852">
    <w:abstractNumId w:val="1"/>
  </w:num>
  <w:num w:numId="2" w16cid:durableId="518390679">
    <w:abstractNumId w:val="4"/>
  </w:num>
  <w:num w:numId="3" w16cid:durableId="1488856879">
    <w:abstractNumId w:val="3"/>
  </w:num>
  <w:num w:numId="4" w16cid:durableId="224725620">
    <w:abstractNumId w:val="0"/>
  </w:num>
  <w:num w:numId="5" w16cid:durableId="1227240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y Beal">
    <w15:presenceInfo w15:providerId="AD" w15:userId="S::tbeal@gainhealth.org::950bf142-f88f-4c6a-99f6-abd88365e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7"/>
  <w:doNotDisplayPageBoundaries/>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442C"/>
    <w:rsid w:val="00016EF9"/>
    <w:rsid w:val="00017874"/>
    <w:rsid w:val="00081578"/>
    <w:rsid w:val="000B5EF8"/>
    <w:rsid w:val="000B64C5"/>
    <w:rsid w:val="000D29EB"/>
    <w:rsid w:val="000D3448"/>
    <w:rsid w:val="000F1126"/>
    <w:rsid w:val="000F3A13"/>
    <w:rsid w:val="00104EF2"/>
    <w:rsid w:val="001647C5"/>
    <w:rsid w:val="00173091"/>
    <w:rsid w:val="001771D7"/>
    <w:rsid w:val="001C174C"/>
    <w:rsid w:val="001C6C00"/>
    <w:rsid w:val="00207F47"/>
    <w:rsid w:val="002123B0"/>
    <w:rsid w:val="00214DC9"/>
    <w:rsid w:val="002233A6"/>
    <w:rsid w:val="002242F1"/>
    <w:rsid w:val="00226317"/>
    <w:rsid w:val="002358CD"/>
    <w:rsid w:val="002365BB"/>
    <w:rsid w:val="002A207D"/>
    <w:rsid w:val="002B6E0A"/>
    <w:rsid w:val="002E5868"/>
    <w:rsid w:val="00390B99"/>
    <w:rsid w:val="003C4E07"/>
    <w:rsid w:val="003D557D"/>
    <w:rsid w:val="003F287C"/>
    <w:rsid w:val="0044353A"/>
    <w:rsid w:val="00450EA7"/>
    <w:rsid w:val="00462114"/>
    <w:rsid w:val="004654C1"/>
    <w:rsid w:val="004A57BB"/>
    <w:rsid w:val="004C56C5"/>
    <w:rsid w:val="004E0751"/>
    <w:rsid w:val="0054442C"/>
    <w:rsid w:val="00552189"/>
    <w:rsid w:val="0060792C"/>
    <w:rsid w:val="00622E78"/>
    <w:rsid w:val="00676C37"/>
    <w:rsid w:val="00681410"/>
    <w:rsid w:val="006A52C5"/>
    <w:rsid w:val="006F0849"/>
    <w:rsid w:val="00746174"/>
    <w:rsid w:val="0075172C"/>
    <w:rsid w:val="00762AD1"/>
    <w:rsid w:val="00782B93"/>
    <w:rsid w:val="00785B63"/>
    <w:rsid w:val="007D094B"/>
    <w:rsid w:val="007E3E0A"/>
    <w:rsid w:val="007F5BAC"/>
    <w:rsid w:val="007F736A"/>
    <w:rsid w:val="00813500"/>
    <w:rsid w:val="00813576"/>
    <w:rsid w:val="0087363C"/>
    <w:rsid w:val="00880154"/>
    <w:rsid w:val="00880E2B"/>
    <w:rsid w:val="008A4C27"/>
    <w:rsid w:val="008B622A"/>
    <w:rsid w:val="008C759F"/>
    <w:rsid w:val="008F484A"/>
    <w:rsid w:val="009169B5"/>
    <w:rsid w:val="009307F6"/>
    <w:rsid w:val="0094358C"/>
    <w:rsid w:val="00955D87"/>
    <w:rsid w:val="00966A1B"/>
    <w:rsid w:val="009A4D9B"/>
    <w:rsid w:val="009C5C90"/>
    <w:rsid w:val="00A14F85"/>
    <w:rsid w:val="00A30C12"/>
    <w:rsid w:val="00A45102"/>
    <w:rsid w:val="00A5132D"/>
    <w:rsid w:val="00A77425"/>
    <w:rsid w:val="00A95FA5"/>
    <w:rsid w:val="00A960CC"/>
    <w:rsid w:val="00AB6048"/>
    <w:rsid w:val="00AC073F"/>
    <w:rsid w:val="00AC2691"/>
    <w:rsid w:val="00AD223C"/>
    <w:rsid w:val="00B60BEA"/>
    <w:rsid w:val="00B63128"/>
    <w:rsid w:val="00B814F8"/>
    <w:rsid w:val="00B81964"/>
    <w:rsid w:val="00B840FC"/>
    <w:rsid w:val="00B923CD"/>
    <w:rsid w:val="00BC5EBC"/>
    <w:rsid w:val="00BF3394"/>
    <w:rsid w:val="00C00805"/>
    <w:rsid w:val="00C00932"/>
    <w:rsid w:val="00C40E3E"/>
    <w:rsid w:val="00C66030"/>
    <w:rsid w:val="00CA00FF"/>
    <w:rsid w:val="00CA487B"/>
    <w:rsid w:val="00CE744F"/>
    <w:rsid w:val="00CE77F0"/>
    <w:rsid w:val="00D0087E"/>
    <w:rsid w:val="00D05FC8"/>
    <w:rsid w:val="00D30F63"/>
    <w:rsid w:val="00D476AF"/>
    <w:rsid w:val="00D6122D"/>
    <w:rsid w:val="00D71550"/>
    <w:rsid w:val="00D82884"/>
    <w:rsid w:val="00DB1951"/>
    <w:rsid w:val="00DC1956"/>
    <w:rsid w:val="00DD5D2E"/>
    <w:rsid w:val="00E0387E"/>
    <w:rsid w:val="00E178A6"/>
    <w:rsid w:val="00E201F9"/>
    <w:rsid w:val="00E20A20"/>
    <w:rsid w:val="00E27923"/>
    <w:rsid w:val="00E457E8"/>
    <w:rsid w:val="00E93A37"/>
    <w:rsid w:val="00E963C7"/>
    <w:rsid w:val="00EF58F2"/>
    <w:rsid w:val="00F065FD"/>
    <w:rsid w:val="00F3491C"/>
    <w:rsid w:val="00F3735C"/>
    <w:rsid w:val="00F40803"/>
    <w:rsid w:val="00F647A3"/>
    <w:rsid w:val="00F71706"/>
    <w:rsid w:val="00F90DE6"/>
    <w:rsid w:val="00F9648A"/>
    <w:rsid w:val="00FA3CB5"/>
    <w:rsid w:val="00FA514D"/>
    <w:rsid w:val="00FC39C6"/>
    <w:rsid w:val="00FC479C"/>
    <w:rsid w:val="00FE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EC38E7"/>
  <w15:chartTrackingRefBased/>
  <w15:docId w15:val="{33074B40-9FE0-9C48-8E6B-35C008800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442C"/>
    <w:rPr>
      <w:kern w:val="0"/>
      <w14:ligatures w14:val="none"/>
    </w:rPr>
  </w:style>
  <w:style w:type="paragraph" w:styleId="Heading1">
    <w:name w:val="heading 1"/>
    <w:basedOn w:val="Normal"/>
    <w:next w:val="Normal"/>
    <w:link w:val="Heading1Char"/>
    <w:uiPriority w:val="9"/>
    <w:qFormat/>
    <w:rsid w:val="005444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44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44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44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44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44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44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44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44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44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44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44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44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44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44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44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44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442C"/>
    <w:rPr>
      <w:rFonts w:eastAsiaTheme="majorEastAsia" w:cstheme="majorBidi"/>
      <w:color w:val="272727" w:themeColor="text1" w:themeTint="D8"/>
    </w:rPr>
  </w:style>
  <w:style w:type="paragraph" w:styleId="Title">
    <w:name w:val="Title"/>
    <w:basedOn w:val="Normal"/>
    <w:next w:val="Normal"/>
    <w:link w:val="TitleChar"/>
    <w:uiPriority w:val="10"/>
    <w:qFormat/>
    <w:rsid w:val="0054442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44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442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44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44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4442C"/>
    <w:rPr>
      <w:i/>
      <w:iCs/>
      <w:color w:val="404040" w:themeColor="text1" w:themeTint="BF"/>
    </w:rPr>
  </w:style>
  <w:style w:type="paragraph" w:styleId="ListParagraph">
    <w:name w:val="List Paragraph"/>
    <w:basedOn w:val="Normal"/>
    <w:uiPriority w:val="34"/>
    <w:qFormat/>
    <w:rsid w:val="0054442C"/>
    <w:pPr>
      <w:ind w:left="720"/>
      <w:contextualSpacing/>
    </w:pPr>
  </w:style>
  <w:style w:type="character" w:styleId="IntenseEmphasis">
    <w:name w:val="Intense Emphasis"/>
    <w:basedOn w:val="DefaultParagraphFont"/>
    <w:uiPriority w:val="21"/>
    <w:qFormat/>
    <w:rsid w:val="0054442C"/>
    <w:rPr>
      <w:i/>
      <w:iCs/>
      <w:color w:val="0F4761" w:themeColor="accent1" w:themeShade="BF"/>
    </w:rPr>
  </w:style>
  <w:style w:type="paragraph" w:styleId="IntenseQuote">
    <w:name w:val="Intense Quote"/>
    <w:basedOn w:val="Normal"/>
    <w:next w:val="Normal"/>
    <w:link w:val="IntenseQuoteChar"/>
    <w:uiPriority w:val="30"/>
    <w:qFormat/>
    <w:rsid w:val="005444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442C"/>
    <w:rPr>
      <w:i/>
      <w:iCs/>
      <w:color w:val="0F4761" w:themeColor="accent1" w:themeShade="BF"/>
    </w:rPr>
  </w:style>
  <w:style w:type="character" w:styleId="IntenseReference">
    <w:name w:val="Intense Reference"/>
    <w:basedOn w:val="DefaultParagraphFont"/>
    <w:uiPriority w:val="32"/>
    <w:qFormat/>
    <w:rsid w:val="0054442C"/>
    <w:rPr>
      <w:b/>
      <w:bCs/>
      <w:smallCaps/>
      <w:color w:val="0F4761" w:themeColor="accent1" w:themeShade="BF"/>
      <w:spacing w:val="5"/>
    </w:rPr>
  </w:style>
  <w:style w:type="paragraph" w:styleId="NoSpacing">
    <w:name w:val="No Spacing"/>
    <w:uiPriority w:val="1"/>
    <w:qFormat/>
    <w:rsid w:val="0054442C"/>
    <w:rPr>
      <w:kern w:val="0"/>
      <w14:ligatures w14:val="none"/>
    </w:rPr>
  </w:style>
  <w:style w:type="table" w:styleId="TableGrid">
    <w:name w:val="Table Grid"/>
    <w:basedOn w:val="TableNormal"/>
    <w:uiPriority w:val="39"/>
    <w:rsid w:val="00164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0792C"/>
    <w:rPr>
      <w:kern w:val="0"/>
      <w14:ligatures w14:val="none"/>
    </w:rPr>
  </w:style>
  <w:style w:type="character" w:styleId="CommentReference">
    <w:name w:val="annotation reference"/>
    <w:basedOn w:val="DefaultParagraphFont"/>
    <w:uiPriority w:val="99"/>
    <w:semiHidden/>
    <w:unhideWhenUsed/>
    <w:rsid w:val="0060792C"/>
    <w:rPr>
      <w:sz w:val="16"/>
      <w:szCs w:val="16"/>
    </w:rPr>
  </w:style>
  <w:style w:type="paragraph" w:styleId="CommentText">
    <w:name w:val="annotation text"/>
    <w:basedOn w:val="Normal"/>
    <w:link w:val="CommentTextChar"/>
    <w:uiPriority w:val="99"/>
    <w:semiHidden/>
    <w:unhideWhenUsed/>
    <w:rsid w:val="0060792C"/>
    <w:rPr>
      <w:sz w:val="20"/>
      <w:szCs w:val="20"/>
    </w:rPr>
  </w:style>
  <w:style w:type="character" w:customStyle="1" w:styleId="CommentTextChar">
    <w:name w:val="Comment Text Char"/>
    <w:basedOn w:val="DefaultParagraphFont"/>
    <w:link w:val="CommentText"/>
    <w:uiPriority w:val="99"/>
    <w:semiHidden/>
    <w:rsid w:val="0060792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60792C"/>
    <w:rPr>
      <w:b/>
      <w:bCs/>
    </w:rPr>
  </w:style>
  <w:style w:type="character" w:customStyle="1" w:styleId="CommentSubjectChar">
    <w:name w:val="Comment Subject Char"/>
    <w:basedOn w:val="CommentTextChar"/>
    <w:link w:val="CommentSubject"/>
    <w:uiPriority w:val="99"/>
    <w:semiHidden/>
    <w:rsid w:val="0060792C"/>
    <w:rPr>
      <w:b/>
      <w:bCs/>
      <w:kern w:val="0"/>
      <w:sz w:val="20"/>
      <w:szCs w:val="20"/>
      <w14:ligatures w14:val="none"/>
    </w:rPr>
  </w:style>
  <w:style w:type="character" w:styleId="Hyperlink">
    <w:name w:val="Hyperlink"/>
    <w:basedOn w:val="DefaultParagraphFont"/>
    <w:uiPriority w:val="99"/>
    <w:unhideWhenUsed/>
    <w:rsid w:val="00F71706"/>
    <w:rPr>
      <w:color w:val="467886" w:themeColor="hyperlink"/>
      <w:u w:val="single"/>
    </w:rPr>
  </w:style>
  <w:style w:type="character" w:styleId="UnresolvedMention">
    <w:name w:val="Unresolved Mention"/>
    <w:basedOn w:val="DefaultParagraphFont"/>
    <w:uiPriority w:val="99"/>
    <w:semiHidden/>
    <w:unhideWhenUsed/>
    <w:rsid w:val="00F717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039493">
      <w:bodyDiv w:val="1"/>
      <w:marLeft w:val="0"/>
      <w:marRight w:val="0"/>
      <w:marTop w:val="0"/>
      <w:marBottom w:val="0"/>
      <w:divBdr>
        <w:top w:val="none" w:sz="0" w:space="0" w:color="auto"/>
        <w:left w:val="none" w:sz="0" w:space="0" w:color="auto"/>
        <w:bottom w:val="none" w:sz="0" w:space="0" w:color="auto"/>
        <w:right w:val="none" w:sz="0" w:space="0" w:color="auto"/>
      </w:divBdr>
      <w:divsChild>
        <w:div w:id="1046687275">
          <w:marLeft w:val="0"/>
          <w:marRight w:val="0"/>
          <w:marTop w:val="0"/>
          <w:marBottom w:val="0"/>
          <w:divBdr>
            <w:top w:val="none" w:sz="0" w:space="0" w:color="auto"/>
            <w:left w:val="none" w:sz="0" w:space="0" w:color="auto"/>
            <w:bottom w:val="none" w:sz="0" w:space="0" w:color="auto"/>
            <w:right w:val="none" w:sz="0" w:space="0" w:color="auto"/>
          </w:divBdr>
          <w:divsChild>
            <w:div w:id="1705203843">
              <w:marLeft w:val="0"/>
              <w:marRight w:val="0"/>
              <w:marTop w:val="0"/>
              <w:marBottom w:val="0"/>
              <w:divBdr>
                <w:top w:val="none" w:sz="0" w:space="0" w:color="auto"/>
                <w:left w:val="none" w:sz="0" w:space="0" w:color="auto"/>
                <w:bottom w:val="none" w:sz="0" w:space="0" w:color="auto"/>
                <w:right w:val="none" w:sz="0" w:space="0" w:color="auto"/>
              </w:divBdr>
              <w:divsChild>
                <w:div w:id="4292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990863">
      <w:bodyDiv w:val="1"/>
      <w:marLeft w:val="0"/>
      <w:marRight w:val="0"/>
      <w:marTop w:val="0"/>
      <w:marBottom w:val="0"/>
      <w:divBdr>
        <w:top w:val="none" w:sz="0" w:space="0" w:color="auto"/>
        <w:left w:val="none" w:sz="0" w:space="0" w:color="auto"/>
        <w:bottom w:val="none" w:sz="0" w:space="0" w:color="auto"/>
        <w:right w:val="none" w:sz="0" w:space="0" w:color="auto"/>
      </w:divBdr>
      <w:divsChild>
        <w:div w:id="663432657">
          <w:marLeft w:val="0"/>
          <w:marRight w:val="0"/>
          <w:marTop w:val="0"/>
          <w:marBottom w:val="0"/>
          <w:divBdr>
            <w:top w:val="none" w:sz="0" w:space="0" w:color="auto"/>
            <w:left w:val="none" w:sz="0" w:space="0" w:color="auto"/>
            <w:bottom w:val="none" w:sz="0" w:space="0" w:color="auto"/>
            <w:right w:val="none" w:sz="0" w:space="0" w:color="auto"/>
          </w:divBdr>
          <w:divsChild>
            <w:div w:id="1853839477">
              <w:marLeft w:val="0"/>
              <w:marRight w:val="0"/>
              <w:marTop w:val="0"/>
              <w:marBottom w:val="0"/>
              <w:divBdr>
                <w:top w:val="none" w:sz="0" w:space="0" w:color="auto"/>
                <w:left w:val="none" w:sz="0" w:space="0" w:color="auto"/>
                <w:bottom w:val="none" w:sz="0" w:space="0" w:color="auto"/>
                <w:right w:val="none" w:sz="0" w:space="0" w:color="auto"/>
              </w:divBdr>
              <w:divsChild>
                <w:div w:id="1820071377">
                  <w:marLeft w:val="0"/>
                  <w:marRight w:val="0"/>
                  <w:marTop w:val="0"/>
                  <w:marBottom w:val="0"/>
                  <w:divBdr>
                    <w:top w:val="none" w:sz="0" w:space="0" w:color="auto"/>
                    <w:left w:val="none" w:sz="0" w:space="0" w:color="auto"/>
                    <w:bottom w:val="none" w:sz="0" w:space="0" w:color="auto"/>
                    <w:right w:val="none" w:sz="0" w:space="0" w:color="auto"/>
                  </w:divBdr>
                  <w:divsChild>
                    <w:div w:id="8719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703200">
      <w:bodyDiv w:val="1"/>
      <w:marLeft w:val="0"/>
      <w:marRight w:val="0"/>
      <w:marTop w:val="0"/>
      <w:marBottom w:val="0"/>
      <w:divBdr>
        <w:top w:val="none" w:sz="0" w:space="0" w:color="auto"/>
        <w:left w:val="none" w:sz="0" w:space="0" w:color="auto"/>
        <w:bottom w:val="none" w:sz="0" w:space="0" w:color="auto"/>
        <w:right w:val="none" w:sz="0" w:space="0" w:color="auto"/>
      </w:divBdr>
      <w:divsChild>
        <w:div w:id="1815557730">
          <w:marLeft w:val="0"/>
          <w:marRight w:val="0"/>
          <w:marTop w:val="0"/>
          <w:marBottom w:val="0"/>
          <w:divBdr>
            <w:top w:val="none" w:sz="0" w:space="0" w:color="auto"/>
            <w:left w:val="none" w:sz="0" w:space="0" w:color="auto"/>
            <w:bottom w:val="none" w:sz="0" w:space="0" w:color="auto"/>
            <w:right w:val="none" w:sz="0" w:space="0" w:color="auto"/>
          </w:divBdr>
          <w:divsChild>
            <w:div w:id="892154376">
              <w:marLeft w:val="0"/>
              <w:marRight w:val="0"/>
              <w:marTop w:val="0"/>
              <w:marBottom w:val="0"/>
              <w:divBdr>
                <w:top w:val="none" w:sz="0" w:space="0" w:color="auto"/>
                <w:left w:val="none" w:sz="0" w:space="0" w:color="auto"/>
                <w:bottom w:val="none" w:sz="0" w:space="0" w:color="auto"/>
                <w:right w:val="none" w:sz="0" w:space="0" w:color="auto"/>
              </w:divBdr>
              <w:divsChild>
                <w:div w:id="1434978940">
                  <w:marLeft w:val="0"/>
                  <w:marRight w:val="0"/>
                  <w:marTop w:val="0"/>
                  <w:marBottom w:val="0"/>
                  <w:divBdr>
                    <w:top w:val="none" w:sz="0" w:space="0" w:color="auto"/>
                    <w:left w:val="none" w:sz="0" w:space="0" w:color="auto"/>
                    <w:bottom w:val="none" w:sz="0" w:space="0" w:color="auto"/>
                    <w:right w:val="none" w:sz="0" w:space="0" w:color="auto"/>
                  </w:divBdr>
                  <w:divsChild>
                    <w:div w:id="14988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foodsystemsdashboard.org/indicators/food-environments/product-properties/retail-value-of-ultra-processed-food-sales-per-capita/table" TargetMode="External"/></Relationship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Herforth, Anna</dc:creator>
  <cp:keywords/>
  <dc:description/>
  <cp:lastModifiedBy>Ty Beal</cp:lastModifiedBy>
  <cp:revision>31</cp:revision>
  <dcterms:created xsi:type="dcterms:W3CDTF">2024-04-10T16:13:00Z</dcterms:created>
  <dcterms:modified xsi:type="dcterms:W3CDTF">2024-04-10T16:47:00Z</dcterms:modified>
</cp:coreProperties>
</file>